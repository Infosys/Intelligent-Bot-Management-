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93A7A" w14:textId="63D292C9" w:rsidR="002E3C5B" w:rsidRPr="009930BA" w:rsidRDefault="002E3C5B" w:rsidP="008A436E">
      <w:pPr>
        <w:rPr>
          <w:sz w:val="20"/>
          <w:szCs w:val="20"/>
        </w:rPr>
      </w:pPr>
    </w:p>
    <w:p w14:paraId="0F252121" w14:textId="77777777" w:rsidR="008A436E" w:rsidRPr="009930BA" w:rsidRDefault="008A436E" w:rsidP="008A436E">
      <w:pPr>
        <w:rPr>
          <w:sz w:val="20"/>
          <w:szCs w:val="20"/>
        </w:rPr>
      </w:pPr>
    </w:p>
    <w:p w14:paraId="1E74BB6B" w14:textId="77777777" w:rsidR="008A436E" w:rsidRPr="009930BA" w:rsidRDefault="008A436E" w:rsidP="008A436E">
      <w:pPr>
        <w:rPr>
          <w:sz w:val="20"/>
          <w:szCs w:val="20"/>
        </w:rPr>
      </w:pPr>
    </w:p>
    <w:p w14:paraId="7F46B5D5" w14:textId="77777777" w:rsidR="008A436E" w:rsidRPr="009930BA" w:rsidRDefault="008A436E" w:rsidP="008A436E">
      <w:pPr>
        <w:rPr>
          <w:sz w:val="20"/>
          <w:szCs w:val="20"/>
        </w:rPr>
      </w:pPr>
    </w:p>
    <w:p w14:paraId="56BAB4E6" w14:textId="77777777" w:rsidR="008A436E" w:rsidRPr="009930BA" w:rsidRDefault="008A436E" w:rsidP="008A436E">
      <w:pPr>
        <w:rPr>
          <w:sz w:val="20"/>
          <w:szCs w:val="20"/>
        </w:rPr>
      </w:pPr>
    </w:p>
    <w:p w14:paraId="53BAB398" w14:textId="34EC98F1" w:rsidR="008511CB" w:rsidRPr="009930BA" w:rsidRDefault="003C1A3D" w:rsidP="008A436E">
      <w:pPr>
        <w:jc w:val="center"/>
        <w:rPr>
          <w:b/>
          <w:sz w:val="32"/>
          <w:szCs w:val="20"/>
        </w:rPr>
      </w:pPr>
      <w:r>
        <w:rPr>
          <w:b/>
          <w:sz w:val="32"/>
          <w:szCs w:val="20"/>
        </w:rPr>
        <w:t>Infosys Resource Configurator</w:t>
      </w:r>
      <w:r w:rsidR="00624251" w:rsidRPr="00624251">
        <w:rPr>
          <w:b/>
          <w:sz w:val="32"/>
          <w:szCs w:val="20"/>
        </w:rPr>
        <w:t xml:space="preserve"> – RPA Platform Configuration User Guide</w:t>
      </w:r>
      <w:r w:rsidR="00DB6710">
        <w:rPr>
          <w:b/>
          <w:sz w:val="32"/>
          <w:szCs w:val="20"/>
        </w:rPr>
        <w:t xml:space="preserve"> </w:t>
      </w:r>
      <w:r w:rsidR="00624251">
        <w:rPr>
          <w:b/>
          <w:sz w:val="32"/>
          <w:szCs w:val="20"/>
        </w:rPr>
        <w:t>(Using Auto Discovery)</w:t>
      </w:r>
    </w:p>
    <w:p w14:paraId="3C88B878" w14:textId="585E47C5" w:rsidR="00666F2F" w:rsidRPr="009930BA" w:rsidRDefault="00666F2F" w:rsidP="008A436E">
      <w:pPr>
        <w:jc w:val="center"/>
        <w:rPr>
          <w:b/>
          <w:sz w:val="32"/>
          <w:szCs w:val="20"/>
        </w:rPr>
      </w:pPr>
      <w:r w:rsidRPr="009930BA">
        <w:rPr>
          <w:b/>
          <w:sz w:val="32"/>
          <w:szCs w:val="20"/>
        </w:rPr>
        <w:t>Version:</w:t>
      </w:r>
      <w:r w:rsidR="00086F1F">
        <w:rPr>
          <w:b/>
          <w:sz w:val="32"/>
          <w:szCs w:val="20"/>
        </w:rPr>
        <w:t xml:space="preserve"> </w:t>
      </w:r>
      <w:r w:rsidR="00A40065">
        <w:rPr>
          <w:b/>
          <w:sz w:val="32"/>
          <w:szCs w:val="20"/>
        </w:rPr>
        <w:t>1</w:t>
      </w:r>
      <w:r w:rsidR="000835DD">
        <w:rPr>
          <w:b/>
          <w:sz w:val="32"/>
          <w:szCs w:val="20"/>
        </w:rPr>
        <w:t>.</w:t>
      </w:r>
      <w:r w:rsidR="00D17A68">
        <w:rPr>
          <w:b/>
          <w:sz w:val="32"/>
          <w:szCs w:val="20"/>
        </w:rPr>
        <w:t>0</w:t>
      </w:r>
    </w:p>
    <w:p w14:paraId="64199CCC" w14:textId="4A110027" w:rsidR="008A436E" w:rsidRPr="009930BA" w:rsidRDefault="00A40065" w:rsidP="008A436E">
      <w:pPr>
        <w:jc w:val="center"/>
        <w:rPr>
          <w:b/>
          <w:sz w:val="32"/>
          <w:szCs w:val="20"/>
        </w:rPr>
      </w:pPr>
      <w:r>
        <w:rPr>
          <w:b/>
          <w:sz w:val="32"/>
          <w:szCs w:val="20"/>
        </w:rPr>
        <w:t>Jul</w:t>
      </w:r>
      <w:r w:rsidR="00086F1F">
        <w:rPr>
          <w:b/>
          <w:sz w:val="32"/>
          <w:szCs w:val="20"/>
        </w:rPr>
        <w:t>-</w:t>
      </w:r>
      <w:r w:rsidR="00E0298F">
        <w:rPr>
          <w:b/>
          <w:sz w:val="32"/>
          <w:szCs w:val="20"/>
        </w:rPr>
        <w:t>202</w:t>
      </w:r>
      <w:r>
        <w:rPr>
          <w:b/>
          <w:sz w:val="32"/>
          <w:szCs w:val="20"/>
        </w:rPr>
        <w:t>1</w:t>
      </w:r>
    </w:p>
    <w:p w14:paraId="45A129B5" w14:textId="77777777" w:rsidR="008A436E" w:rsidRPr="009930BA" w:rsidRDefault="008A436E" w:rsidP="008A436E">
      <w:pPr>
        <w:rPr>
          <w:sz w:val="20"/>
          <w:szCs w:val="20"/>
        </w:rPr>
      </w:pPr>
    </w:p>
    <w:p w14:paraId="52C9D84C" w14:textId="77777777" w:rsidR="008A436E" w:rsidRPr="009930BA" w:rsidRDefault="008A436E" w:rsidP="008A436E">
      <w:pPr>
        <w:rPr>
          <w:sz w:val="20"/>
          <w:szCs w:val="20"/>
        </w:rPr>
      </w:pPr>
    </w:p>
    <w:p w14:paraId="247BC9C2" w14:textId="77777777" w:rsidR="008A436E" w:rsidRPr="009930BA" w:rsidRDefault="008A436E" w:rsidP="008A436E">
      <w:pPr>
        <w:rPr>
          <w:sz w:val="20"/>
          <w:szCs w:val="20"/>
        </w:rPr>
      </w:pPr>
    </w:p>
    <w:p w14:paraId="3BF7CB67" w14:textId="77777777" w:rsidR="008A436E" w:rsidRPr="009930BA" w:rsidRDefault="008A436E" w:rsidP="008A436E">
      <w:pPr>
        <w:rPr>
          <w:sz w:val="20"/>
          <w:szCs w:val="20"/>
        </w:rPr>
      </w:pPr>
    </w:p>
    <w:p w14:paraId="2C43038A" w14:textId="77777777" w:rsidR="008A436E" w:rsidRPr="009930BA" w:rsidRDefault="008A436E" w:rsidP="008A436E">
      <w:pPr>
        <w:rPr>
          <w:sz w:val="20"/>
          <w:szCs w:val="20"/>
        </w:rPr>
      </w:pPr>
    </w:p>
    <w:p w14:paraId="21EB85CC" w14:textId="77777777" w:rsidR="008A436E" w:rsidRPr="009930BA" w:rsidRDefault="008A436E" w:rsidP="008A436E">
      <w:pPr>
        <w:rPr>
          <w:sz w:val="20"/>
          <w:szCs w:val="20"/>
        </w:rPr>
      </w:pPr>
    </w:p>
    <w:p w14:paraId="6378B395" w14:textId="77777777" w:rsidR="008A436E" w:rsidRPr="009930BA" w:rsidRDefault="008A436E" w:rsidP="008A436E">
      <w:pPr>
        <w:rPr>
          <w:sz w:val="20"/>
          <w:szCs w:val="20"/>
        </w:rPr>
      </w:pPr>
    </w:p>
    <w:p w14:paraId="288E381E" w14:textId="77777777" w:rsidR="008A436E" w:rsidRPr="009930BA" w:rsidRDefault="008A436E" w:rsidP="008A436E">
      <w:pPr>
        <w:rPr>
          <w:sz w:val="20"/>
          <w:szCs w:val="20"/>
        </w:rPr>
      </w:pPr>
    </w:p>
    <w:p w14:paraId="12942466" w14:textId="77777777" w:rsidR="008A436E" w:rsidRPr="009930BA" w:rsidRDefault="008A436E" w:rsidP="008A436E">
      <w:pPr>
        <w:rPr>
          <w:sz w:val="20"/>
          <w:szCs w:val="20"/>
        </w:rPr>
      </w:pPr>
    </w:p>
    <w:p w14:paraId="5845061D" w14:textId="77777777" w:rsidR="008A436E" w:rsidRPr="009930BA" w:rsidRDefault="008A436E" w:rsidP="008A436E">
      <w:pPr>
        <w:rPr>
          <w:sz w:val="20"/>
          <w:szCs w:val="20"/>
        </w:rPr>
      </w:pPr>
    </w:p>
    <w:p w14:paraId="6B08750D" w14:textId="77777777" w:rsidR="008A436E" w:rsidRPr="009930BA" w:rsidRDefault="008A436E" w:rsidP="008A436E">
      <w:pPr>
        <w:rPr>
          <w:sz w:val="20"/>
          <w:szCs w:val="20"/>
        </w:rPr>
      </w:pPr>
    </w:p>
    <w:p w14:paraId="3E7F70DA" w14:textId="77777777" w:rsidR="008A436E" w:rsidRPr="009930BA" w:rsidRDefault="008A436E" w:rsidP="008A436E">
      <w:pPr>
        <w:rPr>
          <w:sz w:val="20"/>
          <w:szCs w:val="20"/>
        </w:rPr>
      </w:pPr>
    </w:p>
    <w:p w14:paraId="3A194239" w14:textId="77777777" w:rsidR="008A436E" w:rsidRDefault="008A436E" w:rsidP="008A436E">
      <w:pPr>
        <w:rPr>
          <w:sz w:val="20"/>
          <w:szCs w:val="20"/>
        </w:rPr>
      </w:pPr>
    </w:p>
    <w:p w14:paraId="760E552D" w14:textId="77777777" w:rsidR="00AD64CA" w:rsidRDefault="00AD64CA" w:rsidP="008A436E">
      <w:pPr>
        <w:rPr>
          <w:sz w:val="20"/>
          <w:szCs w:val="20"/>
        </w:rPr>
      </w:pPr>
    </w:p>
    <w:p w14:paraId="1EE6A2B3" w14:textId="77777777" w:rsidR="00AD64CA" w:rsidRPr="009930BA" w:rsidRDefault="00AD64CA" w:rsidP="008A436E">
      <w:pPr>
        <w:rPr>
          <w:sz w:val="20"/>
          <w:szCs w:val="20"/>
        </w:rPr>
      </w:pPr>
    </w:p>
    <w:p w14:paraId="10FC708A" w14:textId="77777777" w:rsidR="00471B5C" w:rsidRPr="009930BA" w:rsidRDefault="00471B5C" w:rsidP="008A436E">
      <w:pPr>
        <w:rPr>
          <w:sz w:val="20"/>
          <w:szCs w:val="20"/>
        </w:rPr>
      </w:pPr>
    </w:p>
    <w:p w14:paraId="10DE52C0" w14:textId="77777777" w:rsidR="00665B7F" w:rsidRPr="009930BA" w:rsidRDefault="00665B7F" w:rsidP="0017616E">
      <w:pPr>
        <w:rPr>
          <w:b/>
          <w:bCs/>
          <w:sz w:val="20"/>
          <w:szCs w:val="20"/>
        </w:rPr>
      </w:pPr>
    </w:p>
    <w:p w14:paraId="3C194C11" w14:textId="77777777" w:rsidR="00665B7F" w:rsidRPr="009930BA" w:rsidRDefault="00665B7F" w:rsidP="0017616E">
      <w:pPr>
        <w:rPr>
          <w:b/>
          <w:bCs/>
          <w:sz w:val="20"/>
          <w:szCs w:val="20"/>
        </w:rPr>
      </w:pPr>
    </w:p>
    <w:p w14:paraId="1AD84DA0" w14:textId="77777777" w:rsidR="009242F7" w:rsidRDefault="009242F7" w:rsidP="008A436E">
      <w:pPr>
        <w:pBdr>
          <w:bottom w:val="single" w:sz="12" w:space="1" w:color="auto"/>
        </w:pBdr>
        <w:rPr>
          <w:b/>
          <w:i/>
          <w:sz w:val="20"/>
          <w:szCs w:val="20"/>
        </w:rPr>
      </w:pPr>
    </w:p>
    <w:p w14:paraId="7726AFD0" w14:textId="77777777" w:rsidR="00943CB9" w:rsidRPr="004A45E4" w:rsidRDefault="00943CB9" w:rsidP="00943CB9">
      <w:pPr>
        <w:pStyle w:val="Title"/>
        <w:rPr>
          <w:szCs w:val="28"/>
        </w:rPr>
      </w:pPr>
      <w:r w:rsidRPr="004A45E4">
        <w:rPr>
          <w:szCs w:val="28"/>
        </w:rPr>
        <w:t>COPYRIGHT NOTICE</w:t>
      </w:r>
    </w:p>
    <w:p w14:paraId="2233C3B6" w14:textId="77777777" w:rsidR="00943CB9" w:rsidRPr="00F74DC0" w:rsidRDefault="00943CB9" w:rsidP="00943CB9">
      <w:pPr>
        <w:rPr>
          <w:rFonts w:ascii="Arial" w:hAnsi="Arial"/>
        </w:rPr>
      </w:pPr>
    </w:p>
    <w:p w14:paraId="36E7EE6A" w14:textId="77777777" w:rsidR="00943CB9" w:rsidRPr="00F74DC0" w:rsidRDefault="00943CB9" w:rsidP="00943CB9">
      <w:pPr>
        <w:rPr>
          <w:rFonts w:ascii="Arial" w:hAnsi="Arial"/>
        </w:rPr>
      </w:pPr>
    </w:p>
    <w:p w14:paraId="7AB2356A" w14:textId="1CE0A2E5" w:rsidR="00943CB9" w:rsidRPr="004A45E4" w:rsidRDefault="00943CB9" w:rsidP="00943CB9">
      <w:pPr>
        <w:rPr>
          <w:rFonts w:cs="Times New Roman"/>
        </w:rPr>
      </w:pPr>
      <w:r w:rsidRPr="004A45E4">
        <w:rPr>
          <w:rFonts w:cs="Times New Roman"/>
        </w:rPr>
        <w:t>©20</w:t>
      </w:r>
      <w:r w:rsidR="005826BE">
        <w:rPr>
          <w:rFonts w:cs="Times New Roman"/>
        </w:rPr>
        <w:t>2</w:t>
      </w:r>
      <w:r w:rsidR="00D15139">
        <w:rPr>
          <w:rFonts w:cs="Times New Roman"/>
        </w:rPr>
        <w:t>1</w:t>
      </w:r>
      <w:r w:rsidRPr="004A45E4">
        <w:rPr>
          <w:rFonts w:cs="Times New Roman"/>
        </w:rPr>
        <w:t xml:space="preserve"> Infosys Limited, Bangalore, India. All Rights Reserved. Infosys believes the information in this document is accurate as of its publication date; such information is subject to change without notice. Infosys acknowledges the proprietary rights of other companies to the trademarks, product names and such other intellectual property rights mentioned in this document. Except as expressly permitted, neither this documentation nor any part of it may be reproduced, stored in a retrieval system, or transmitted in any form or by any means, electronic, mechanical, printing, photocopying, recording or otherwise, without the prior permission of Infosys Limited and/or any named intellectual property rights holders under this document.</w:t>
      </w:r>
    </w:p>
    <w:p w14:paraId="21B82CB4" w14:textId="77777777" w:rsidR="00943CB9" w:rsidRPr="004A45E4" w:rsidRDefault="00943CB9" w:rsidP="00943CB9">
      <w:pPr>
        <w:rPr>
          <w:rFonts w:cs="Times New Roman"/>
        </w:rPr>
      </w:pPr>
      <w:r w:rsidRPr="004A45E4">
        <w:rPr>
          <w:rFonts w:cs="Times New Roman"/>
        </w:rPr>
        <w:t xml:space="preserve"> </w:t>
      </w:r>
    </w:p>
    <w:p w14:paraId="3197BF59" w14:textId="77777777" w:rsidR="00943CB9" w:rsidRPr="004A45E4" w:rsidRDefault="00943CB9" w:rsidP="00943CB9">
      <w:pPr>
        <w:rPr>
          <w:rFonts w:cs="Times New Roman"/>
        </w:rPr>
      </w:pPr>
    </w:p>
    <w:p w14:paraId="25947786" w14:textId="77777777" w:rsidR="00943CB9" w:rsidRPr="004A45E4" w:rsidRDefault="00943CB9" w:rsidP="00943CB9">
      <w:pPr>
        <w:spacing w:after="0" w:line="240" w:lineRule="auto"/>
        <w:rPr>
          <w:rFonts w:cs="Times New Roman"/>
        </w:rPr>
      </w:pPr>
      <w:r w:rsidRPr="004A45E4">
        <w:rPr>
          <w:rFonts w:cs="Times New Roman"/>
        </w:rPr>
        <w:t>Infosys Limited</w:t>
      </w:r>
    </w:p>
    <w:p w14:paraId="4BBA2061" w14:textId="77777777" w:rsidR="00943CB9" w:rsidRPr="004A45E4" w:rsidRDefault="00943CB9" w:rsidP="00943CB9">
      <w:pPr>
        <w:spacing w:after="0" w:line="240" w:lineRule="auto"/>
        <w:rPr>
          <w:rFonts w:cs="Times New Roman"/>
        </w:rPr>
      </w:pPr>
      <w:r w:rsidRPr="004A45E4">
        <w:rPr>
          <w:rFonts w:cs="Times New Roman"/>
        </w:rPr>
        <w:t>Electronic City,</w:t>
      </w:r>
    </w:p>
    <w:p w14:paraId="3E78F4C4" w14:textId="77777777" w:rsidR="00943CB9" w:rsidRPr="004A45E4" w:rsidRDefault="00943CB9" w:rsidP="00943CB9">
      <w:pPr>
        <w:spacing w:after="0" w:line="240" w:lineRule="auto"/>
        <w:rPr>
          <w:rFonts w:cs="Times New Roman"/>
        </w:rPr>
      </w:pPr>
      <w:r w:rsidRPr="004A45E4">
        <w:rPr>
          <w:rFonts w:cs="Times New Roman"/>
        </w:rPr>
        <w:t>Hosur Road,</w:t>
      </w:r>
    </w:p>
    <w:p w14:paraId="4152E0A4" w14:textId="77777777" w:rsidR="00943CB9" w:rsidRPr="004A45E4" w:rsidRDefault="00943CB9" w:rsidP="00943CB9">
      <w:pPr>
        <w:spacing w:after="0" w:line="240" w:lineRule="auto"/>
        <w:rPr>
          <w:rFonts w:cs="Times New Roman"/>
        </w:rPr>
      </w:pPr>
      <w:r w:rsidRPr="004A45E4">
        <w:rPr>
          <w:rFonts w:cs="Times New Roman"/>
        </w:rPr>
        <w:t>Bangalore 560 100</w:t>
      </w:r>
    </w:p>
    <w:p w14:paraId="2380BA76" w14:textId="77777777" w:rsidR="00943CB9" w:rsidRPr="004A45E4" w:rsidRDefault="00943CB9" w:rsidP="00943CB9">
      <w:pPr>
        <w:spacing w:after="0" w:line="240" w:lineRule="auto"/>
        <w:rPr>
          <w:rFonts w:cs="Times New Roman"/>
        </w:rPr>
      </w:pPr>
      <w:r w:rsidRPr="004A45E4">
        <w:rPr>
          <w:rFonts w:cs="Times New Roman"/>
        </w:rPr>
        <w:t>India.</w:t>
      </w:r>
    </w:p>
    <w:p w14:paraId="1C7E1444" w14:textId="77777777" w:rsidR="00943CB9" w:rsidRPr="004A45E4" w:rsidRDefault="00943CB9" w:rsidP="00943CB9">
      <w:pPr>
        <w:spacing w:after="0" w:line="240" w:lineRule="auto"/>
        <w:rPr>
          <w:rFonts w:cs="Times New Roman"/>
        </w:rPr>
      </w:pPr>
      <w:r w:rsidRPr="004A45E4">
        <w:rPr>
          <w:rFonts w:cs="Times New Roman"/>
        </w:rPr>
        <w:t>Telephone: 91 80 2852 0261</w:t>
      </w:r>
    </w:p>
    <w:p w14:paraId="2BDC2E8D" w14:textId="77777777" w:rsidR="00943CB9" w:rsidRPr="004A45E4" w:rsidRDefault="00943CB9" w:rsidP="00943CB9">
      <w:pPr>
        <w:spacing w:after="0" w:line="240" w:lineRule="auto"/>
        <w:rPr>
          <w:rFonts w:cs="Times New Roman"/>
        </w:rPr>
      </w:pPr>
      <w:r w:rsidRPr="004A45E4">
        <w:rPr>
          <w:rFonts w:cs="Times New Roman"/>
        </w:rPr>
        <w:t>Fax: 91 80 2852 0362</w:t>
      </w:r>
    </w:p>
    <w:p w14:paraId="38F29364" w14:textId="77777777" w:rsidR="00943CB9" w:rsidRPr="004A45E4" w:rsidRDefault="00943CB9" w:rsidP="00943CB9">
      <w:pPr>
        <w:spacing w:after="0" w:line="240" w:lineRule="auto"/>
        <w:rPr>
          <w:rFonts w:cs="Times New Roman"/>
        </w:rPr>
      </w:pPr>
      <w:r w:rsidRPr="004A45E4">
        <w:rPr>
          <w:rFonts w:cs="Times New Roman"/>
        </w:rPr>
        <w:t>Website: http://www.infosys.com</w:t>
      </w:r>
    </w:p>
    <w:p w14:paraId="4D0D37B2" w14:textId="77777777" w:rsidR="009242F7" w:rsidRPr="00943CB9" w:rsidRDefault="009242F7" w:rsidP="008A436E">
      <w:pPr>
        <w:pBdr>
          <w:bottom w:val="single" w:sz="12" w:space="1" w:color="auto"/>
        </w:pBdr>
        <w:rPr>
          <w:sz w:val="20"/>
          <w:szCs w:val="20"/>
        </w:rPr>
      </w:pPr>
    </w:p>
    <w:p w14:paraId="0F1E95BD" w14:textId="77777777" w:rsidR="009242F7" w:rsidRDefault="009242F7" w:rsidP="008A436E">
      <w:pPr>
        <w:pBdr>
          <w:bottom w:val="single" w:sz="12" w:space="1" w:color="auto"/>
        </w:pBdr>
        <w:rPr>
          <w:b/>
          <w:i/>
          <w:sz w:val="20"/>
          <w:szCs w:val="20"/>
        </w:rPr>
      </w:pPr>
    </w:p>
    <w:p w14:paraId="2363209F" w14:textId="77777777" w:rsidR="009242F7" w:rsidRDefault="009242F7" w:rsidP="008A436E">
      <w:pPr>
        <w:pBdr>
          <w:bottom w:val="single" w:sz="12" w:space="1" w:color="auto"/>
        </w:pBdr>
        <w:rPr>
          <w:b/>
          <w:i/>
          <w:sz w:val="20"/>
          <w:szCs w:val="20"/>
        </w:rPr>
      </w:pPr>
    </w:p>
    <w:p w14:paraId="2CE726A4" w14:textId="77777777" w:rsidR="009242F7" w:rsidRDefault="009242F7" w:rsidP="008A436E">
      <w:pPr>
        <w:pBdr>
          <w:bottom w:val="single" w:sz="12" w:space="1" w:color="auto"/>
        </w:pBdr>
        <w:rPr>
          <w:b/>
          <w:i/>
          <w:sz w:val="20"/>
          <w:szCs w:val="20"/>
        </w:rPr>
      </w:pPr>
    </w:p>
    <w:p w14:paraId="3AC221DE" w14:textId="77777777" w:rsidR="009242F7" w:rsidRDefault="009242F7" w:rsidP="008A436E">
      <w:pPr>
        <w:pBdr>
          <w:bottom w:val="single" w:sz="12" w:space="1" w:color="auto"/>
        </w:pBdr>
        <w:rPr>
          <w:b/>
          <w:i/>
          <w:sz w:val="20"/>
          <w:szCs w:val="20"/>
        </w:rPr>
      </w:pPr>
    </w:p>
    <w:p w14:paraId="449A15A5" w14:textId="77777777" w:rsidR="00AD64CA" w:rsidRDefault="00AD64CA" w:rsidP="008A436E">
      <w:pPr>
        <w:pBdr>
          <w:bottom w:val="single" w:sz="12" w:space="1" w:color="auto"/>
        </w:pBdr>
        <w:rPr>
          <w:b/>
          <w:i/>
          <w:sz w:val="20"/>
          <w:szCs w:val="20"/>
        </w:rPr>
      </w:pPr>
    </w:p>
    <w:p w14:paraId="663D262B" w14:textId="77777777" w:rsidR="00AD64CA" w:rsidRDefault="00AD64CA" w:rsidP="008A436E">
      <w:pPr>
        <w:pBdr>
          <w:bottom w:val="single" w:sz="12" w:space="1" w:color="auto"/>
        </w:pBdr>
        <w:rPr>
          <w:b/>
          <w:i/>
          <w:sz w:val="20"/>
          <w:szCs w:val="20"/>
        </w:rPr>
      </w:pPr>
    </w:p>
    <w:p w14:paraId="52EE278C" w14:textId="77777777" w:rsidR="00AD64CA" w:rsidRDefault="00AD64CA" w:rsidP="008A436E">
      <w:pPr>
        <w:pBdr>
          <w:bottom w:val="single" w:sz="12" w:space="1" w:color="auto"/>
        </w:pBdr>
        <w:rPr>
          <w:b/>
          <w:i/>
          <w:sz w:val="20"/>
          <w:szCs w:val="20"/>
        </w:rPr>
      </w:pPr>
    </w:p>
    <w:p w14:paraId="156FFD3B" w14:textId="77777777" w:rsidR="00AD64CA" w:rsidRDefault="00AD64CA" w:rsidP="008A436E">
      <w:pPr>
        <w:pBdr>
          <w:bottom w:val="single" w:sz="12" w:space="1" w:color="auto"/>
        </w:pBdr>
        <w:rPr>
          <w:b/>
          <w:i/>
          <w:sz w:val="20"/>
          <w:szCs w:val="20"/>
        </w:rPr>
      </w:pPr>
    </w:p>
    <w:p w14:paraId="04526BF9" w14:textId="77777777" w:rsidR="00AD64CA" w:rsidRDefault="00AD64CA" w:rsidP="008A436E">
      <w:pPr>
        <w:pBdr>
          <w:bottom w:val="single" w:sz="12" w:space="1" w:color="auto"/>
        </w:pBdr>
        <w:rPr>
          <w:b/>
          <w:i/>
          <w:sz w:val="20"/>
          <w:szCs w:val="20"/>
        </w:rPr>
      </w:pPr>
    </w:p>
    <w:p w14:paraId="6904D106" w14:textId="77777777" w:rsidR="00AD64CA" w:rsidRDefault="00AD64CA" w:rsidP="008A436E">
      <w:pPr>
        <w:pBdr>
          <w:bottom w:val="single" w:sz="12" w:space="1" w:color="auto"/>
        </w:pBdr>
        <w:rPr>
          <w:b/>
          <w:i/>
          <w:sz w:val="20"/>
          <w:szCs w:val="20"/>
        </w:rPr>
      </w:pPr>
    </w:p>
    <w:p w14:paraId="78D3BB67" w14:textId="77777777" w:rsidR="00AD64CA" w:rsidRDefault="00AD64CA" w:rsidP="008A436E">
      <w:pPr>
        <w:pBdr>
          <w:bottom w:val="single" w:sz="12" w:space="1" w:color="auto"/>
        </w:pBdr>
        <w:rPr>
          <w:b/>
          <w:i/>
          <w:sz w:val="20"/>
          <w:szCs w:val="20"/>
        </w:rPr>
      </w:pPr>
    </w:p>
    <w:p w14:paraId="6DC951A8" w14:textId="77777777" w:rsidR="00AD64CA" w:rsidRDefault="00AD64CA" w:rsidP="008A436E">
      <w:pPr>
        <w:pBdr>
          <w:bottom w:val="single" w:sz="12" w:space="1" w:color="auto"/>
        </w:pBdr>
        <w:rPr>
          <w:b/>
          <w:i/>
          <w:sz w:val="20"/>
          <w:szCs w:val="20"/>
        </w:rPr>
      </w:pPr>
    </w:p>
    <w:sdt>
      <w:sdtPr>
        <w:rPr>
          <w:rFonts w:asciiTheme="minorHAnsi" w:eastAsiaTheme="minorHAnsi" w:hAnsiTheme="minorHAnsi" w:cstheme="minorBidi"/>
          <w:color w:val="auto"/>
          <w:sz w:val="22"/>
          <w:szCs w:val="22"/>
        </w:rPr>
        <w:id w:val="30077072"/>
        <w:docPartObj>
          <w:docPartGallery w:val="Table of Contents"/>
          <w:docPartUnique/>
        </w:docPartObj>
      </w:sdtPr>
      <w:sdtEndPr>
        <w:rPr>
          <w:b/>
          <w:bCs/>
          <w:noProof/>
        </w:rPr>
      </w:sdtEndPr>
      <w:sdtContent>
        <w:p w14:paraId="1310E0FC" w14:textId="5DEDA524" w:rsidR="00E40EC8" w:rsidRDefault="00E40EC8">
          <w:pPr>
            <w:pStyle w:val="TOCHeading"/>
          </w:pPr>
          <w:r>
            <w:t>Table of Contents</w:t>
          </w:r>
        </w:p>
        <w:p w14:paraId="0101C6ED" w14:textId="561E95C7" w:rsidR="005F66BB" w:rsidRDefault="00E40EC8">
          <w:pPr>
            <w:pStyle w:val="TOC1"/>
            <w:tabs>
              <w:tab w:val="left" w:pos="400"/>
            </w:tabs>
            <w:rPr>
              <w:rFonts w:eastAsiaTheme="minorEastAsia"/>
              <w:caps w:val="0"/>
            </w:rPr>
          </w:pPr>
          <w:r>
            <w:fldChar w:fldCharType="begin"/>
          </w:r>
          <w:r>
            <w:instrText xml:space="preserve"> TOC \o "1-</w:instrText>
          </w:r>
          <w:r w:rsidR="0026445F">
            <w:instrText>4</w:instrText>
          </w:r>
          <w:r>
            <w:instrText xml:space="preserve">" \h \z \u </w:instrText>
          </w:r>
          <w:r>
            <w:fldChar w:fldCharType="separate"/>
          </w:r>
          <w:hyperlink w:anchor="_Toc96333373" w:history="1">
            <w:r w:rsidR="005F66BB" w:rsidRPr="00500BCA">
              <w:rPr>
                <w:rStyle w:val="Hyperlink"/>
              </w:rPr>
              <w:t>1.</w:t>
            </w:r>
            <w:r w:rsidR="005F66BB">
              <w:rPr>
                <w:rFonts w:eastAsiaTheme="minorEastAsia"/>
                <w:caps w:val="0"/>
              </w:rPr>
              <w:tab/>
            </w:r>
            <w:r w:rsidR="005F66BB" w:rsidRPr="00500BCA">
              <w:rPr>
                <w:rStyle w:val="Hyperlink"/>
              </w:rPr>
              <w:t>Introduction</w:t>
            </w:r>
            <w:r w:rsidR="005F66BB">
              <w:rPr>
                <w:webHidden/>
              </w:rPr>
              <w:tab/>
            </w:r>
            <w:r w:rsidR="005F66BB">
              <w:rPr>
                <w:webHidden/>
              </w:rPr>
              <w:fldChar w:fldCharType="begin"/>
            </w:r>
            <w:r w:rsidR="005F66BB">
              <w:rPr>
                <w:webHidden/>
              </w:rPr>
              <w:instrText xml:space="preserve"> PAGEREF _Toc96333373 \h </w:instrText>
            </w:r>
            <w:r w:rsidR="005F66BB">
              <w:rPr>
                <w:webHidden/>
              </w:rPr>
            </w:r>
            <w:r w:rsidR="005F66BB">
              <w:rPr>
                <w:webHidden/>
              </w:rPr>
              <w:fldChar w:fldCharType="separate"/>
            </w:r>
            <w:r w:rsidR="005F66BB">
              <w:rPr>
                <w:webHidden/>
              </w:rPr>
              <w:t>4</w:t>
            </w:r>
            <w:r w:rsidR="005F66BB">
              <w:rPr>
                <w:webHidden/>
              </w:rPr>
              <w:fldChar w:fldCharType="end"/>
            </w:r>
          </w:hyperlink>
        </w:p>
        <w:p w14:paraId="3C392BF1" w14:textId="65F1CBD9" w:rsidR="005F66BB" w:rsidRDefault="005F66BB">
          <w:pPr>
            <w:pStyle w:val="TOC1"/>
            <w:tabs>
              <w:tab w:val="left" w:pos="400"/>
            </w:tabs>
            <w:rPr>
              <w:rFonts w:eastAsiaTheme="minorEastAsia"/>
              <w:caps w:val="0"/>
            </w:rPr>
          </w:pPr>
          <w:hyperlink w:anchor="_Toc96333374" w:history="1">
            <w:r w:rsidRPr="00500BCA">
              <w:rPr>
                <w:rStyle w:val="Hyperlink"/>
              </w:rPr>
              <w:t>2.</w:t>
            </w:r>
            <w:r>
              <w:rPr>
                <w:rFonts w:eastAsiaTheme="minorEastAsia"/>
                <w:caps w:val="0"/>
              </w:rPr>
              <w:tab/>
            </w:r>
            <w:r w:rsidRPr="00500BCA">
              <w:rPr>
                <w:rStyle w:val="Hyperlink"/>
              </w:rPr>
              <w:t>Infosys Resource Configurator</w:t>
            </w:r>
            <w:r>
              <w:rPr>
                <w:webHidden/>
              </w:rPr>
              <w:tab/>
            </w:r>
            <w:r>
              <w:rPr>
                <w:webHidden/>
              </w:rPr>
              <w:fldChar w:fldCharType="begin"/>
            </w:r>
            <w:r>
              <w:rPr>
                <w:webHidden/>
              </w:rPr>
              <w:instrText xml:space="preserve"> PAGEREF _Toc96333374 \h </w:instrText>
            </w:r>
            <w:r>
              <w:rPr>
                <w:webHidden/>
              </w:rPr>
            </w:r>
            <w:r>
              <w:rPr>
                <w:webHidden/>
              </w:rPr>
              <w:fldChar w:fldCharType="separate"/>
            </w:r>
            <w:r>
              <w:rPr>
                <w:webHidden/>
              </w:rPr>
              <w:t>5</w:t>
            </w:r>
            <w:r>
              <w:rPr>
                <w:webHidden/>
              </w:rPr>
              <w:fldChar w:fldCharType="end"/>
            </w:r>
          </w:hyperlink>
        </w:p>
        <w:p w14:paraId="78579F14" w14:textId="7C4A3E8E" w:rsidR="005F66BB" w:rsidRDefault="005F66BB">
          <w:pPr>
            <w:pStyle w:val="TOC3"/>
            <w:tabs>
              <w:tab w:val="left" w:pos="1200"/>
            </w:tabs>
            <w:rPr>
              <w:rFonts w:eastAsiaTheme="minorEastAsia"/>
              <w:noProof/>
            </w:rPr>
          </w:pPr>
          <w:hyperlink w:anchor="_Toc96333375" w:history="1">
            <w:r w:rsidRPr="00500BCA">
              <w:rPr>
                <w:rStyle w:val="Hyperlink"/>
                <w:noProof/>
              </w:rPr>
              <w:t>2.1.1</w:t>
            </w:r>
            <w:r>
              <w:rPr>
                <w:rFonts w:eastAsiaTheme="minorEastAsia"/>
                <w:noProof/>
              </w:rPr>
              <w:tab/>
            </w:r>
            <w:r w:rsidRPr="00500BCA">
              <w:rPr>
                <w:rStyle w:val="Hyperlink"/>
                <w:noProof/>
              </w:rPr>
              <w:t>Auto Configuration</w:t>
            </w:r>
            <w:r>
              <w:rPr>
                <w:noProof/>
                <w:webHidden/>
              </w:rPr>
              <w:tab/>
            </w:r>
            <w:r>
              <w:rPr>
                <w:noProof/>
                <w:webHidden/>
              </w:rPr>
              <w:fldChar w:fldCharType="begin"/>
            </w:r>
            <w:r>
              <w:rPr>
                <w:noProof/>
                <w:webHidden/>
              </w:rPr>
              <w:instrText xml:space="preserve"> PAGEREF _Toc96333375 \h </w:instrText>
            </w:r>
            <w:r>
              <w:rPr>
                <w:noProof/>
                <w:webHidden/>
              </w:rPr>
            </w:r>
            <w:r>
              <w:rPr>
                <w:noProof/>
                <w:webHidden/>
              </w:rPr>
              <w:fldChar w:fldCharType="separate"/>
            </w:r>
            <w:r>
              <w:rPr>
                <w:noProof/>
                <w:webHidden/>
              </w:rPr>
              <w:t>5</w:t>
            </w:r>
            <w:r>
              <w:rPr>
                <w:noProof/>
                <w:webHidden/>
              </w:rPr>
              <w:fldChar w:fldCharType="end"/>
            </w:r>
          </w:hyperlink>
        </w:p>
        <w:p w14:paraId="547EC876" w14:textId="4E1E18FA" w:rsidR="005F66BB" w:rsidRDefault="005F66BB">
          <w:pPr>
            <w:pStyle w:val="TOC4"/>
            <w:tabs>
              <w:tab w:val="left" w:pos="1600"/>
            </w:tabs>
            <w:rPr>
              <w:rFonts w:eastAsiaTheme="minorEastAsia"/>
              <w:noProof/>
            </w:rPr>
          </w:pPr>
          <w:hyperlink w:anchor="_Toc96333376" w:history="1">
            <w:r w:rsidRPr="00500BCA">
              <w:rPr>
                <w:rStyle w:val="Hyperlink"/>
                <w:noProof/>
              </w:rPr>
              <w:t>2.1.1.1</w:t>
            </w:r>
            <w:r>
              <w:rPr>
                <w:rFonts w:eastAsiaTheme="minorEastAsia"/>
                <w:noProof/>
              </w:rPr>
              <w:tab/>
            </w:r>
            <w:r w:rsidRPr="00500BCA">
              <w:rPr>
                <w:rStyle w:val="Hyperlink"/>
                <w:noProof/>
              </w:rPr>
              <w:t>Auto Configuration for Automation Anywhere Enterprise</w:t>
            </w:r>
            <w:r>
              <w:rPr>
                <w:noProof/>
                <w:webHidden/>
              </w:rPr>
              <w:tab/>
            </w:r>
            <w:r>
              <w:rPr>
                <w:noProof/>
                <w:webHidden/>
              </w:rPr>
              <w:fldChar w:fldCharType="begin"/>
            </w:r>
            <w:r>
              <w:rPr>
                <w:noProof/>
                <w:webHidden/>
              </w:rPr>
              <w:instrText xml:space="preserve"> PAGEREF _Toc96333376 \h </w:instrText>
            </w:r>
            <w:r>
              <w:rPr>
                <w:noProof/>
                <w:webHidden/>
              </w:rPr>
            </w:r>
            <w:r>
              <w:rPr>
                <w:noProof/>
                <w:webHidden/>
              </w:rPr>
              <w:fldChar w:fldCharType="separate"/>
            </w:r>
            <w:r>
              <w:rPr>
                <w:noProof/>
                <w:webHidden/>
              </w:rPr>
              <w:t>6</w:t>
            </w:r>
            <w:r>
              <w:rPr>
                <w:noProof/>
                <w:webHidden/>
              </w:rPr>
              <w:fldChar w:fldCharType="end"/>
            </w:r>
          </w:hyperlink>
        </w:p>
        <w:p w14:paraId="1EDD3CFF" w14:textId="377E7880" w:rsidR="005F66BB" w:rsidRDefault="005F66BB">
          <w:pPr>
            <w:pStyle w:val="TOC4"/>
            <w:tabs>
              <w:tab w:val="left" w:pos="1600"/>
            </w:tabs>
            <w:rPr>
              <w:rFonts w:eastAsiaTheme="minorEastAsia"/>
              <w:noProof/>
            </w:rPr>
          </w:pPr>
          <w:hyperlink w:anchor="_Toc96333377" w:history="1">
            <w:r w:rsidRPr="00500BCA">
              <w:rPr>
                <w:rStyle w:val="Hyperlink"/>
                <w:noProof/>
              </w:rPr>
              <w:t>2.1.1.2</w:t>
            </w:r>
            <w:r>
              <w:rPr>
                <w:rFonts w:eastAsiaTheme="minorEastAsia"/>
                <w:noProof/>
              </w:rPr>
              <w:tab/>
            </w:r>
            <w:r w:rsidRPr="00500BCA">
              <w:rPr>
                <w:rStyle w:val="Hyperlink"/>
                <w:noProof/>
              </w:rPr>
              <w:t>Auto Configuration for UiPath – Community Cloud</w:t>
            </w:r>
            <w:r>
              <w:rPr>
                <w:noProof/>
                <w:webHidden/>
              </w:rPr>
              <w:tab/>
            </w:r>
            <w:r>
              <w:rPr>
                <w:noProof/>
                <w:webHidden/>
              </w:rPr>
              <w:fldChar w:fldCharType="begin"/>
            </w:r>
            <w:r>
              <w:rPr>
                <w:noProof/>
                <w:webHidden/>
              </w:rPr>
              <w:instrText xml:space="preserve"> PAGEREF _Toc96333377 \h </w:instrText>
            </w:r>
            <w:r>
              <w:rPr>
                <w:noProof/>
                <w:webHidden/>
              </w:rPr>
            </w:r>
            <w:r>
              <w:rPr>
                <w:noProof/>
                <w:webHidden/>
              </w:rPr>
              <w:fldChar w:fldCharType="separate"/>
            </w:r>
            <w:r>
              <w:rPr>
                <w:noProof/>
                <w:webHidden/>
              </w:rPr>
              <w:t>10</w:t>
            </w:r>
            <w:r>
              <w:rPr>
                <w:noProof/>
                <w:webHidden/>
              </w:rPr>
              <w:fldChar w:fldCharType="end"/>
            </w:r>
          </w:hyperlink>
        </w:p>
        <w:p w14:paraId="2879CC38" w14:textId="3EF7DD3D" w:rsidR="005F66BB" w:rsidRDefault="005F66BB">
          <w:pPr>
            <w:pStyle w:val="TOC4"/>
            <w:tabs>
              <w:tab w:val="left" w:pos="1600"/>
            </w:tabs>
            <w:rPr>
              <w:rFonts w:eastAsiaTheme="minorEastAsia"/>
              <w:noProof/>
            </w:rPr>
          </w:pPr>
          <w:hyperlink w:anchor="_Toc96333378" w:history="1">
            <w:r w:rsidRPr="00500BCA">
              <w:rPr>
                <w:rStyle w:val="Hyperlink"/>
                <w:noProof/>
              </w:rPr>
              <w:t>2.1.1.3</w:t>
            </w:r>
            <w:r>
              <w:rPr>
                <w:rFonts w:eastAsiaTheme="minorEastAsia"/>
                <w:noProof/>
              </w:rPr>
              <w:tab/>
            </w:r>
            <w:r w:rsidRPr="00500BCA">
              <w:rPr>
                <w:rStyle w:val="Hyperlink"/>
                <w:noProof/>
              </w:rPr>
              <w:t>Auto Configuration for UiPath On-Premise</w:t>
            </w:r>
            <w:r>
              <w:rPr>
                <w:noProof/>
                <w:webHidden/>
              </w:rPr>
              <w:tab/>
            </w:r>
            <w:r>
              <w:rPr>
                <w:noProof/>
                <w:webHidden/>
              </w:rPr>
              <w:fldChar w:fldCharType="begin"/>
            </w:r>
            <w:r>
              <w:rPr>
                <w:noProof/>
                <w:webHidden/>
              </w:rPr>
              <w:instrText xml:space="preserve"> PAGEREF _Toc96333378 \h </w:instrText>
            </w:r>
            <w:r>
              <w:rPr>
                <w:noProof/>
                <w:webHidden/>
              </w:rPr>
            </w:r>
            <w:r>
              <w:rPr>
                <w:noProof/>
                <w:webHidden/>
              </w:rPr>
              <w:fldChar w:fldCharType="separate"/>
            </w:r>
            <w:r>
              <w:rPr>
                <w:noProof/>
                <w:webHidden/>
              </w:rPr>
              <w:t>12</w:t>
            </w:r>
            <w:r>
              <w:rPr>
                <w:noProof/>
                <w:webHidden/>
              </w:rPr>
              <w:fldChar w:fldCharType="end"/>
            </w:r>
          </w:hyperlink>
        </w:p>
        <w:p w14:paraId="639C420E" w14:textId="43BAE839" w:rsidR="005F66BB" w:rsidRDefault="005F66BB">
          <w:pPr>
            <w:pStyle w:val="TOC3"/>
            <w:tabs>
              <w:tab w:val="left" w:pos="1200"/>
            </w:tabs>
            <w:rPr>
              <w:rFonts w:eastAsiaTheme="minorEastAsia"/>
              <w:noProof/>
            </w:rPr>
          </w:pPr>
          <w:hyperlink w:anchor="_Toc96333379" w:history="1">
            <w:r w:rsidRPr="00500BCA">
              <w:rPr>
                <w:rStyle w:val="Hyperlink"/>
                <w:noProof/>
              </w:rPr>
              <w:t>2.1.2</w:t>
            </w:r>
            <w:r>
              <w:rPr>
                <w:rFonts w:eastAsiaTheme="minorEastAsia"/>
                <w:noProof/>
              </w:rPr>
              <w:tab/>
            </w:r>
            <w:r w:rsidRPr="00500BCA">
              <w:rPr>
                <w:rStyle w:val="Hyperlink"/>
                <w:noProof/>
              </w:rPr>
              <w:t>Resource</w:t>
            </w:r>
            <w:r>
              <w:rPr>
                <w:noProof/>
                <w:webHidden/>
              </w:rPr>
              <w:tab/>
            </w:r>
            <w:r>
              <w:rPr>
                <w:noProof/>
                <w:webHidden/>
              </w:rPr>
              <w:fldChar w:fldCharType="begin"/>
            </w:r>
            <w:r>
              <w:rPr>
                <w:noProof/>
                <w:webHidden/>
              </w:rPr>
              <w:instrText xml:space="preserve"> PAGEREF _Toc96333379 \h </w:instrText>
            </w:r>
            <w:r>
              <w:rPr>
                <w:noProof/>
                <w:webHidden/>
              </w:rPr>
            </w:r>
            <w:r>
              <w:rPr>
                <w:noProof/>
                <w:webHidden/>
              </w:rPr>
              <w:fldChar w:fldCharType="separate"/>
            </w:r>
            <w:r>
              <w:rPr>
                <w:noProof/>
                <w:webHidden/>
              </w:rPr>
              <w:t>15</w:t>
            </w:r>
            <w:r>
              <w:rPr>
                <w:noProof/>
                <w:webHidden/>
              </w:rPr>
              <w:fldChar w:fldCharType="end"/>
            </w:r>
          </w:hyperlink>
        </w:p>
        <w:p w14:paraId="7C9EF863" w14:textId="11F337AB" w:rsidR="005F66BB" w:rsidRDefault="005F66BB">
          <w:pPr>
            <w:pStyle w:val="TOC4"/>
            <w:tabs>
              <w:tab w:val="left" w:pos="1600"/>
            </w:tabs>
            <w:rPr>
              <w:rFonts w:eastAsiaTheme="minorEastAsia"/>
              <w:noProof/>
            </w:rPr>
          </w:pPr>
          <w:hyperlink w:anchor="_Toc96333380" w:history="1">
            <w:r w:rsidRPr="00500BCA">
              <w:rPr>
                <w:rStyle w:val="Hyperlink"/>
                <w:noProof/>
              </w:rPr>
              <w:t>2.1.2.1</w:t>
            </w:r>
            <w:r>
              <w:rPr>
                <w:rFonts w:eastAsiaTheme="minorEastAsia"/>
                <w:noProof/>
              </w:rPr>
              <w:tab/>
            </w:r>
            <w:r w:rsidRPr="00500BCA">
              <w:rPr>
                <w:rStyle w:val="Hyperlink"/>
                <w:noProof/>
                <w:lang w:val="en" w:eastAsia="de-DE"/>
              </w:rPr>
              <w:t>Automation Anywhere</w:t>
            </w:r>
            <w:r w:rsidRPr="00500BCA">
              <w:rPr>
                <w:rStyle w:val="Hyperlink"/>
                <w:noProof/>
              </w:rPr>
              <w:t xml:space="preserve"> – Resource Model</w:t>
            </w:r>
            <w:r>
              <w:rPr>
                <w:noProof/>
                <w:webHidden/>
              </w:rPr>
              <w:tab/>
            </w:r>
            <w:r>
              <w:rPr>
                <w:noProof/>
                <w:webHidden/>
              </w:rPr>
              <w:fldChar w:fldCharType="begin"/>
            </w:r>
            <w:r>
              <w:rPr>
                <w:noProof/>
                <w:webHidden/>
              </w:rPr>
              <w:instrText xml:space="preserve"> PAGEREF _Toc96333380 \h </w:instrText>
            </w:r>
            <w:r>
              <w:rPr>
                <w:noProof/>
                <w:webHidden/>
              </w:rPr>
            </w:r>
            <w:r>
              <w:rPr>
                <w:noProof/>
                <w:webHidden/>
              </w:rPr>
              <w:fldChar w:fldCharType="separate"/>
            </w:r>
            <w:r>
              <w:rPr>
                <w:noProof/>
                <w:webHidden/>
              </w:rPr>
              <w:t>18</w:t>
            </w:r>
            <w:r>
              <w:rPr>
                <w:noProof/>
                <w:webHidden/>
              </w:rPr>
              <w:fldChar w:fldCharType="end"/>
            </w:r>
          </w:hyperlink>
        </w:p>
        <w:p w14:paraId="79ABDDFB" w14:textId="7AA25223" w:rsidR="005F66BB" w:rsidRDefault="005F66BB">
          <w:pPr>
            <w:pStyle w:val="TOC4"/>
            <w:tabs>
              <w:tab w:val="left" w:pos="1600"/>
            </w:tabs>
            <w:rPr>
              <w:rFonts w:eastAsiaTheme="minorEastAsia"/>
              <w:noProof/>
            </w:rPr>
          </w:pPr>
          <w:hyperlink w:anchor="_Toc96333381" w:history="1">
            <w:r w:rsidRPr="00500BCA">
              <w:rPr>
                <w:rStyle w:val="Hyperlink"/>
                <w:noProof/>
              </w:rPr>
              <w:t>2.1.2.2</w:t>
            </w:r>
            <w:r>
              <w:rPr>
                <w:rFonts w:eastAsiaTheme="minorEastAsia"/>
                <w:noProof/>
              </w:rPr>
              <w:tab/>
            </w:r>
            <w:r w:rsidRPr="00500BCA">
              <w:rPr>
                <w:rStyle w:val="Hyperlink"/>
                <w:noProof/>
                <w:lang w:val="en" w:eastAsia="de-DE"/>
              </w:rPr>
              <w:t>UIPath</w:t>
            </w:r>
            <w:r w:rsidRPr="00500BCA">
              <w:rPr>
                <w:rStyle w:val="Hyperlink"/>
                <w:noProof/>
              </w:rPr>
              <w:t xml:space="preserve"> – Resource Model</w:t>
            </w:r>
            <w:r>
              <w:rPr>
                <w:noProof/>
                <w:webHidden/>
              </w:rPr>
              <w:tab/>
            </w:r>
            <w:r>
              <w:rPr>
                <w:noProof/>
                <w:webHidden/>
              </w:rPr>
              <w:fldChar w:fldCharType="begin"/>
            </w:r>
            <w:r>
              <w:rPr>
                <w:noProof/>
                <w:webHidden/>
              </w:rPr>
              <w:instrText xml:space="preserve"> PAGEREF _Toc96333381 \h </w:instrText>
            </w:r>
            <w:r>
              <w:rPr>
                <w:noProof/>
                <w:webHidden/>
              </w:rPr>
            </w:r>
            <w:r>
              <w:rPr>
                <w:noProof/>
                <w:webHidden/>
              </w:rPr>
              <w:fldChar w:fldCharType="separate"/>
            </w:r>
            <w:r>
              <w:rPr>
                <w:noProof/>
                <w:webHidden/>
              </w:rPr>
              <w:t>23</w:t>
            </w:r>
            <w:r>
              <w:rPr>
                <w:noProof/>
                <w:webHidden/>
              </w:rPr>
              <w:fldChar w:fldCharType="end"/>
            </w:r>
          </w:hyperlink>
        </w:p>
        <w:p w14:paraId="516FD54D" w14:textId="500DF0A7" w:rsidR="005F66BB" w:rsidRDefault="005F66BB">
          <w:pPr>
            <w:pStyle w:val="TOC4"/>
            <w:tabs>
              <w:tab w:val="left" w:pos="1600"/>
            </w:tabs>
            <w:rPr>
              <w:rFonts w:eastAsiaTheme="minorEastAsia"/>
              <w:noProof/>
            </w:rPr>
          </w:pPr>
          <w:hyperlink w:anchor="_Toc96333382" w:history="1">
            <w:r w:rsidRPr="00500BCA">
              <w:rPr>
                <w:rStyle w:val="Hyperlink"/>
                <w:noProof/>
              </w:rPr>
              <w:t>2.1.2.3</w:t>
            </w:r>
            <w:r>
              <w:rPr>
                <w:rFonts w:eastAsiaTheme="minorEastAsia"/>
                <w:noProof/>
              </w:rPr>
              <w:tab/>
            </w:r>
            <w:r w:rsidRPr="00500BCA">
              <w:rPr>
                <w:rStyle w:val="Hyperlink"/>
                <w:noProof/>
              </w:rPr>
              <w:t>Map Resource to Portfolio</w:t>
            </w:r>
            <w:r>
              <w:rPr>
                <w:noProof/>
                <w:webHidden/>
              </w:rPr>
              <w:tab/>
            </w:r>
            <w:r>
              <w:rPr>
                <w:noProof/>
                <w:webHidden/>
              </w:rPr>
              <w:fldChar w:fldCharType="begin"/>
            </w:r>
            <w:r>
              <w:rPr>
                <w:noProof/>
                <w:webHidden/>
              </w:rPr>
              <w:instrText xml:space="preserve"> PAGEREF _Toc96333382 \h </w:instrText>
            </w:r>
            <w:r>
              <w:rPr>
                <w:noProof/>
                <w:webHidden/>
              </w:rPr>
            </w:r>
            <w:r>
              <w:rPr>
                <w:noProof/>
                <w:webHidden/>
              </w:rPr>
              <w:fldChar w:fldCharType="separate"/>
            </w:r>
            <w:r>
              <w:rPr>
                <w:noProof/>
                <w:webHidden/>
              </w:rPr>
              <w:t>26</w:t>
            </w:r>
            <w:r>
              <w:rPr>
                <w:noProof/>
                <w:webHidden/>
              </w:rPr>
              <w:fldChar w:fldCharType="end"/>
            </w:r>
          </w:hyperlink>
        </w:p>
        <w:p w14:paraId="4A56D333" w14:textId="3A4142F5" w:rsidR="005F66BB" w:rsidRDefault="005F66BB">
          <w:pPr>
            <w:pStyle w:val="TOC4"/>
            <w:tabs>
              <w:tab w:val="left" w:pos="1600"/>
            </w:tabs>
            <w:rPr>
              <w:rFonts w:eastAsiaTheme="minorEastAsia"/>
              <w:noProof/>
            </w:rPr>
          </w:pPr>
          <w:hyperlink w:anchor="_Toc96333383" w:history="1">
            <w:r w:rsidRPr="00500BCA">
              <w:rPr>
                <w:rStyle w:val="Hyperlink"/>
                <w:noProof/>
                <w:lang w:val="en" w:eastAsia="de-DE"/>
              </w:rPr>
              <w:t>2.1.2.4</w:t>
            </w:r>
            <w:r>
              <w:rPr>
                <w:rFonts w:eastAsiaTheme="minorEastAsia"/>
                <w:noProof/>
              </w:rPr>
              <w:tab/>
            </w:r>
            <w:r w:rsidRPr="00500BCA">
              <w:rPr>
                <w:rStyle w:val="Hyperlink"/>
                <w:noProof/>
                <w:lang w:val="en" w:eastAsia="de-DE"/>
              </w:rPr>
              <w:t>View / Update the Resource Attribute</w:t>
            </w:r>
            <w:r>
              <w:rPr>
                <w:noProof/>
                <w:webHidden/>
              </w:rPr>
              <w:tab/>
            </w:r>
            <w:r>
              <w:rPr>
                <w:noProof/>
                <w:webHidden/>
              </w:rPr>
              <w:fldChar w:fldCharType="begin"/>
            </w:r>
            <w:r>
              <w:rPr>
                <w:noProof/>
                <w:webHidden/>
              </w:rPr>
              <w:instrText xml:space="preserve"> PAGEREF _Toc96333383 \h </w:instrText>
            </w:r>
            <w:r>
              <w:rPr>
                <w:noProof/>
                <w:webHidden/>
              </w:rPr>
            </w:r>
            <w:r>
              <w:rPr>
                <w:noProof/>
                <w:webHidden/>
              </w:rPr>
              <w:fldChar w:fldCharType="separate"/>
            </w:r>
            <w:r>
              <w:rPr>
                <w:noProof/>
                <w:webHidden/>
              </w:rPr>
              <w:t>30</w:t>
            </w:r>
            <w:r>
              <w:rPr>
                <w:noProof/>
                <w:webHidden/>
              </w:rPr>
              <w:fldChar w:fldCharType="end"/>
            </w:r>
          </w:hyperlink>
        </w:p>
        <w:p w14:paraId="7FF11866" w14:textId="71736C22" w:rsidR="005F66BB" w:rsidRDefault="005F66BB">
          <w:pPr>
            <w:pStyle w:val="TOC4"/>
            <w:tabs>
              <w:tab w:val="left" w:pos="1600"/>
            </w:tabs>
            <w:rPr>
              <w:rFonts w:eastAsiaTheme="minorEastAsia"/>
              <w:noProof/>
            </w:rPr>
          </w:pPr>
          <w:hyperlink w:anchor="_Toc96333384" w:history="1">
            <w:r w:rsidRPr="00500BCA">
              <w:rPr>
                <w:rStyle w:val="Hyperlink"/>
                <w:noProof/>
                <w:lang w:val="en" w:eastAsia="de-DE"/>
              </w:rPr>
              <w:t>2.1.2.5</w:t>
            </w:r>
            <w:r>
              <w:rPr>
                <w:rFonts w:eastAsiaTheme="minorEastAsia"/>
                <w:noProof/>
              </w:rPr>
              <w:tab/>
            </w:r>
            <w:r w:rsidRPr="00500BCA">
              <w:rPr>
                <w:rStyle w:val="Hyperlink"/>
                <w:noProof/>
                <w:lang w:val="en" w:eastAsia="de-DE"/>
              </w:rPr>
              <w:t>Add a new Resource Attribute</w:t>
            </w:r>
            <w:r>
              <w:rPr>
                <w:noProof/>
                <w:webHidden/>
              </w:rPr>
              <w:tab/>
            </w:r>
            <w:r>
              <w:rPr>
                <w:noProof/>
                <w:webHidden/>
              </w:rPr>
              <w:fldChar w:fldCharType="begin"/>
            </w:r>
            <w:r>
              <w:rPr>
                <w:noProof/>
                <w:webHidden/>
              </w:rPr>
              <w:instrText xml:space="preserve"> PAGEREF _Toc96333384 \h </w:instrText>
            </w:r>
            <w:r>
              <w:rPr>
                <w:noProof/>
                <w:webHidden/>
              </w:rPr>
            </w:r>
            <w:r>
              <w:rPr>
                <w:noProof/>
                <w:webHidden/>
              </w:rPr>
              <w:fldChar w:fldCharType="separate"/>
            </w:r>
            <w:r>
              <w:rPr>
                <w:noProof/>
                <w:webHidden/>
              </w:rPr>
              <w:t>37</w:t>
            </w:r>
            <w:r>
              <w:rPr>
                <w:noProof/>
                <w:webHidden/>
              </w:rPr>
              <w:fldChar w:fldCharType="end"/>
            </w:r>
          </w:hyperlink>
        </w:p>
        <w:p w14:paraId="5F420F31" w14:textId="513AC6DB" w:rsidR="005F66BB" w:rsidRDefault="005F66BB">
          <w:pPr>
            <w:pStyle w:val="TOC4"/>
            <w:tabs>
              <w:tab w:val="left" w:pos="1600"/>
            </w:tabs>
            <w:rPr>
              <w:rFonts w:eastAsiaTheme="minorEastAsia"/>
              <w:noProof/>
            </w:rPr>
          </w:pPr>
          <w:hyperlink w:anchor="_Toc96333385" w:history="1">
            <w:r w:rsidRPr="00500BCA">
              <w:rPr>
                <w:rStyle w:val="Hyperlink"/>
                <w:noProof/>
                <w:lang w:val="en" w:eastAsia="de-DE"/>
              </w:rPr>
              <w:t>2.1.2.6</w:t>
            </w:r>
            <w:r>
              <w:rPr>
                <w:rFonts w:eastAsiaTheme="minorEastAsia"/>
                <w:noProof/>
              </w:rPr>
              <w:tab/>
            </w:r>
            <w:r w:rsidRPr="00500BCA">
              <w:rPr>
                <w:rStyle w:val="Hyperlink"/>
                <w:noProof/>
                <w:lang w:val="en" w:eastAsia="de-DE"/>
              </w:rPr>
              <w:t>Activate/Deactivate Resources from Resource Screen</w:t>
            </w:r>
            <w:r>
              <w:rPr>
                <w:noProof/>
                <w:webHidden/>
              </w:rPr>
              <w:tab/>
            </w:r>
            <w:r>
              <w:rPr>
                <w:noProof/>
                <w:webHidden/>
              </w:rPr>
              <w:fldChar w:fldCharType="begin"/>
            </w:r>
            <w:r>
              <w:rPr>
                <w:noProof/>
                <w:webHidden/>
              </w:rPr>
              <w:instrText xml:space="preserve"> PAGEREF _Toc96333385 \h </w:instrText>
            </w:r>
            <w:r>
              <w:rPr>
                <w:noProof/>
                <w:webHidden/>
              </w:rPr>
            </w:r>
            <w:r>
              <w:rPr>
                <w:noProof/>
                <w:webHidden/>
              </w:rPr>
              <w:fldChar w:fldCharType="separate"/>
            </w:r>
            <w:r>
              <w:rPr>
                <w:noProof/>
                <w:webHidden/>
              </w:rPr>
              <w:t>40</w:t>
            </w:r>
            <w:r>
              <w:rPr>
                <w:noProof/>
                <w:webHidden/>
              </w:rPr>
              <w:fldChar w:fldCharType="end"/>
            </w:r>
          </w:hyperlink>
        </w:p>
        <w:p w14:paraId="044DBAAC" w14:textId="5ED70F1C" w:rsidR="005F66BB" w:rsidRDefault="005F66BB">
          <w:pPr>
            <w:pStyle w:val="TOC4"/>
            <w:tabs>
              <w:tab w:val="left" w:pos="1600"/>
            </w:tabs>
            <w:rPr>
              <w:rFonts w:eastAsiaTheme="minorEastAsia"/>
              <w:noProof/>
            </w:rPr>
          </w:pPr>
          <w:hyperlink w:anchor="_Toc96333386" w:history="1">
            <w:r w:rsidRPr="00500BCA">
              <w:rPr>
                <w:rStyle w:val="Hyperlink"/>
                <w:noProof/>
                <w:lang w:val="en" w:eastAsia="de-DE"/>
              </w:rPr>
              <w:t>2.1.2.7</w:t>
            </w:r>
            <w:r>
              <w:rPr>
                <w:rFonts w:eastAsiaTheme="minorEastAsia"/>
                <w:noProof/>
              </w:rPr>
              <w:tab/>
            </w:r>
            <w:r w:rsidRPr="00500BCA">
              <w:rPr>
                <w:rStyle w:val="Hyperlink"/>
                <w:noProof/>
                <w:lang w:val="en" w:eastAsia="de-DE"/>
              </w:rPr>
              <w:t>Create a Resource from Resource Screen</w:t>
            </w:r>
            <w:r>
              <w:rPr>
                <w:noProof/>
                <w:webHidden/>
              </w:rPr>
              <w:tab/>
            </w:r>
            <w:r>
              <w:rPr>
                <w:noProof/>
                <w:webHidden/>
              </w:rPr>
              <w:fldChar w:fldCharType="begin"/>
            </w:r>
            <w:r>
              <w:rPr>
                <w:noProof/>
                <w:webHidden/>
              </w:rPr>
              <w:instrText xml:space="preserve"> PAGEREF _Toc96333386 \h </w:instrText>
            </w:r>
            <w:r>
              <w:rPr>
                <w:noProof/>
                <w:webHidden/>
              </w:rPr>
            </w:r>
            <w:r>
              <w:rPr>
                <w:noProof/>
                <w:webHidden/>
              </w:rPr>
              <w:fldChar w:fldCharType="separate"/>
            </w:r>
            <w:r>
              <w:rPr>
                <w:noProof/>
                <w:webHidden/>
              </w:rPr>
              <w:t>45</w:t>
            </w:r>
            <w:r>
              <w:rPr>
                <w:noProof/>
                <w:webHidden/>
              </w:rPr>
              <w:fldChar w:fldCharType="end"/>
            </w:r>
          </w:hyperlink>
        </w:p>
        <w:p w14:paraId="34FF133B" w14:textId="31E921E6" w:rsidR="005F66BB" w:rsidRDefault="005F66BB">
          <w:pPr>
            <w:pStyle w:val="TOC4"/>
            <w:tabs>
              <w:tab w:val="left" w:pos="1600"/>
            </w:tabs>
            <w:rPr>
              <w:rFonts w:eastAsiaTheme="minorEastAsia"/>
              <w:noProof/>
            </w:rPr>
          </w:pPr>
          <w:hyperlink w:anchor="_Toc96333387" w:history="1">
            <w:r w:rsidRPr="00500BCA">
              <w:rPr>
                <w:rStyle w:val="Hyperlink"/>
                <w:noProof/>
                <w:lang w:val="en" w:eastAsia="de-DE"/>
              </w:rPr>
              <w:t>2.1.2.8</w:t>
            </w:r>
            <w:r>
              <w:rPr>
                <w:rFonts w:eastAsiaTheme="minorEastAsia"/>
                <w:noProof/>
              </w:rPr>
              <w:tab/>
            </w:r>
            <w:r w:rsidRPr="00500BCA">
              <w:rPr>
                <w:rStyle w:val="Hyperlink"/>
                <w:noProof/>
                <w:lang w:val="en" w:eastAsia="de-DE"/>
              </w:rPr>
              <w:t>Add/Modify the Monitoring and Remediation Plan</w:t>
            </w:r>
            <w:r>
              <w:rPr>
                <w:noProof/>
                <w:webHidden/>
              </w:rPr>
              <w:tab/>
            </w:r>
            <w:r>
              <w:rPr>
                <w:noProof/>
                <w:webHidden/>
              </w:rPr>
              <w:fldChar w:fldCharType="begin"/>
            </w:r>
            <w:r>
              <w:rPr>
                <w:noProof/>
                <w:webHidden/>
              </w:rPr>
              <w:instrText xml:space="preserve"> PAGEREF _Toc96333387 \h </w:instrText>
            </w:r>
            <w:r>
              <w:rPr>
                <w:noProof/>
                <w:webHidden/>
              </w:rPr>
            </w:r>
            <w:r>
              <w:rPr>
                <w:noProof/>
                <w:webHidden/>
              </w:rPr>
              <w:fldChar w:fldCharType="separate"/>
            </w:r>
            <w:r>
              <w:rPr>
                <w:noProof/>
                <w:webHidden/>
              </w:rPr>
              <w:t>49</w:t>
            </w:r>
            <w:r>
              <w:rPr>
                <w:noProof/>
                <w:webHidden/>
              </w:rPr>
              <w:fldChar w:fldCharType="end"/>
            </w:r>
          </w:hyperlink>
        </w:p>
        <w:p w14:paraId="3891817F" w14:textId="009F5661" w:rsidR="005F66BB" w:rsidRDefault="005F66BB">
          <w:pPr>
            <w:pStyle w:val="TOC4"/>
            <w:tabs>
              <w:tab w:val="left" w:pos="1600"/>
            </w:tabs>
            <w:rPr>
              <w:rFonts w:eastAsiaTheme="minorEastAsia"/>
              <w:noProof/>
            </w:rPr>
          </w:pPr>
          <w:hyperlink w:anchor="_Toc96333388" w:history="1">
            <w:r w:rsidRPr="00500BCA">
              <w:rPr>
                <w:rStyle w:val="Hyperlink"/>
                <w:noProof/>
                <w:lang w:val="en" w:eastAsia="de-DE"/>
              </w:rPr>
              <w:t>2.1.2.9</w:t>
            </w:r>
            <w:r>
              <w:rPr>
                <w:rFonts w:eastAsiaTheme="minorEastAsia"/>
                <w:noProof/>
              </w:rPr>
              <w:tab/>
            </w:r>
            <w:r w:rsidRPr="00500BCA">
              <w:rPr>
                <w:rStyle w:val="Hyperlink"/>
                <w:noProof/>
                <w:lang w:val="en" w:eastAsia="de-DE"/>
              </w:rPr>
              <w:t>Activate/Deactivate the Resources</w:t>
            </w:r>
            <w:r>
              <w:rPr>
                <w:noProof/>
                <w:webHidden/>
              </w:rPr>
              <w:tab/>
            </w:r>
            <w:r>
              <w:rPr>
                <w:noProof/>
                <w:webHidden/>
              </w:rPr>
              <w:fldChar w:fldCharType="begin"/>
            </w:r>
            <w:r>
              <w:rPr>
                <w:noProof/>
                <w:webHidden/>
              </w:rPr>
              <w:instrText xml:space="preserve"> PAGEREF _Toc96333388 \h </w:instrText>
            </w:r>
            <w:r>
              <w:rPr>
                <w:noProof/>
                <w:webHidden/>
              </w:rPr>
            </w:r>
            <w:r>
              <w:rPr>
                <w:noProof/>
                <w:webHidden/>
              </w:rPr>
              <w:fldChar w:fldCharType="separate"/>
            </w:r>
            <w:r>
              <w:rPr>
                <w:noProof/>
                <w:webHidden/>
              </w:rPr>
              <w:t>54</w:t>
            </w:r>
            <w:r>
              <w:rPr>
                <w:noProof/>
                <w:webHidden/>
              </w:rPr>
              <w:fldChar w:fldCharType="end"/>
            </w:r>
          </w:hyperlink>
        </w:p>
        <w:p w14:paraId="4121AE6B" w14:textId="634B853C" w:rsidR="005F66BB" w:rsidRDefault="005F66BB">
          <w:pPr>
            <w:pStyle w:val="TOC1"/>
            <w:tabs>
              <w:tab w:val="left" w:pos="400"/>
            </w:tabs>
            <w:rPr>
              <w:rFonts w:eastAsiaTheme="minorEastAsia"/>
              <w:caps w:val="0"/>
            </w:rPr>
          </w:pPr>
          <w:hyperlink w:anchor="_Toc96333389" w:history="1">
            <w:r w:rsidRPr="00500BCA">
              <w:rPr>
                <w:rStyle w:val="Hyperlink"/>
              </w:rPr>
              <w:t>3.</w:t>
            </w:r>
            <w:r>
              <w:rPr>
                <w:rFonts w:eastAsiaTheme="minorEastAsia"/>
                <w:caps w:val="0"/>
              </w:rPr>
              <w:tab/>
            </w:r>
            <w:r w:rsidRPr="00500BCA">
              <w:rPr>
                <w:rStyle w:val="Hyperlink"/>
              </w:rPr>
              <w:t>RPA Control C</w:t>
            </w:r>
            <w:r w:rsidRPr="00500BCA">
              <w:rPr>
                <w:rStyle w:val="Hyperlink"/>
              </w:rPr>
              <w:t>e</w:t>
            </w:r>
            <w:r w:rsidRPr="00500BCA">
              <w:rPr>
                <w:rStyle w:val="Hyperlink"/>
              </w:rPr>
              <w:t>nter</w:t>
            </w:r>
            <w:r>
              <w:rPr>
                <w:webHidden/>
              </w:rPr>
              <w:tab/>
            </w:r>
            <w:r>
              <w:rPr>
                <w:webHidden/>
              </w:rPr>
              <w:fldChar w:fldCharType="begin"/>
            </w:r>
            <w:r>
              <w:rPr>
                <w:webHidden/>
              </w:rPr>
              <w:instrText xml:space="preserve"> PAGEREF _Toc96333389 \h </w:instrText>
            </w:r>
            <w:r>
              <w:rPr>
                <w:webHidden/>
              </w:rPr>
            </w:r>
            <w:r>
              <w:rPr>
                <w:webHidden/>
              </w:rPr>
              <w:fldChar w:fldCharType="separate"/>
            </w:r>
            <w:r>
              <w:rPr>
                <w:webHidden/>
              </w:rPr>
              <w:t>57</w:t>
            </w:r>
            <w:r>
              <w:rPr>
                <w:webHidden/>
              </w:rPr>
              <w:fldChar w:fldCharType="end"/>
            </w:r>
          </w:hyperlink>
        </w:p>
        <w:p w14:paraId="442D0B13" w14:textId="237DAC0F" w:rsidR="005F66BB" w:rsidRDefault="005F66BB">
          <w:pPr>
            <w:pStyle w:val="TOC3"/>
            <w:tabs>
              <w:tab w:val="left" w:pos="1200"/>
            </w:tabs>
            <w:rPr>
              <w:rFonts w:eastAsiaTheme="minorEastAsia"/>
              <w:noProof/>
            </w:rPr>
          </w:pPr>
          <w:hyperlink w:anchor="_Toc96333390" w:history="1">
            <w:r w:rsidRPr="00500BCA">
              <w:rPr>
                <w:rStyle w:val="Hyperlink"/>
                <w:noProof/>
              </w:rPr>
              <w:t>3.1.1</w:t>
            </w:r>
            <w:r>
              <w:rPr>
                <w:rFonts w:eastAsiaTheme="minorEastAsia"/>
                <w:noProof/>
              </w:rPr>
              <w:tab/>
            </w:r>
            <w:r w:rsidRPr="00500BCA">
              <w:rPr>
                <w:rStyle w:val="Hyperlink"/>
                <w:noProof/>
              </w:rPr>
              <w:t>RPA Control Center Dashboard</w:t>
            </w:r>
            <w:r>
              <w:rPr>
                <w:noProof/>
                <w:webHidden/>
              </w:rPr>
              <w:tab/>
            </w:r>
            <w:r>
              <w:rPr>
                <w:noProof/>
                <w:webHidden/>
              </w:rPr>
              <w:fldChar w:fldCharType="begin"/>
            </w:r>
            <w:r>
              <w:rPr>
                <w:noProof/>
                <w:webHidden/>
              </w:rPr>
              <w:instrText xml:space="preserve"> PAGEREF _Toc96333390 \h </w:instrText>
            </w:r>
            <w:r>
              <w:rPr>
                <w:noProof/>
                <w:webHidden/>
              </w:rPr>
            </w:r>
            <w:r>
              <w:rPr>
                <w:noProof/>
                <w:webHidden/>
              </w:rPr>
              <w:fldChar w:fldCharType="separate"/>
            </w:r>
            <w:r>
              <w:rPr>
                <w:noProof/>
                <w:webHidden/>
              </w:rPr>
              <w:t>57</w:t>
            </w:r>
            <w:r>
              <w:rPr>
                <w:noProof/>
                <w:webHidden/>
              </w:rPr>
              <w:fldChar w:fldCharType="end"/>
            </w:r>
          </w:hyperlink>
        </w:p>
        <w:p w14:paraId="0993DF1E" w14:textId="0F0EA754" w:rsidR="00E40EC8" w:rsidRDefault="00E40EC8">
          <w:r>
            <w:rPr>
              <w:b/>
              <w:bCs/>
              <w:noProof/>
            </w:rPr>
            <w:fldChar w:fldCharType="end"/>
          </w:r>
        </w:p>
      </w:sdtContent>
    </w:sdt>
    <w:p w14:paraId="2A27FDF9" w14:textId="5B470AE7" w:rsidR="00C404D7" w:rsidRDefault="00C404D7" w:rsidP="00452E79">
      <w:pPr>
        <w:rPr>
          <w:sz w:val="20"/>
          <w:szCs w:val="20"/>
        </w:rPr>
      </w:pPr>
    </w:p>
    <w:p w14:paraId="4F7A2AC4" w14:textId="1CC77BCB" w:rsidR="00C404D7" w:rsidRDefault="00C404D7" w:rsidP="00452E79">
      <w:pPr>
        <w:rPr>
          <w:sz w:val="20"/>
          <w:szCs w:val="20"/>
        </w:rPr>
      </w:pPr>
    </w:p>
    <w:p w14:paraId="2BE4E560" w14:textId="07406A6C" w:rsidR="00C404D7" w:rsidRDefault="00C404D7" w:rsidP="00452E79">
      <w:pPr>
        <w:rPr>
          <w:sz w:val="20"/>
          <w:szCs w:val="20"/>
        </w:rPr>
      </w:pPr>
    </w:p>
    <w:p w14:paraId="4D3F5CD8" w14:textId="12D9995F" w:rsidR="00C404D7" w:rsidRDefault="00C404D7" w:rsidP="00452E79">
      <w:pPr>
        <w:rPr>
          <w:sz w:val="20"/>
          <w:szCs w:val="20"/>
        </w:rPr>
      </w:pPr>
    </w:p>
    <w:p w14:paraId="40DD8F41" w14:textId="0ECD7DDE" w:rsidR="00C404D7" w:rsidRDefault="00C404D7" w:rsidP="00452E79">
      <w:pPr>
        <w:rPr>
          <w:sz w:val="20"/>
          <w:szCs w:val="20"/>
        </w:rPr>
      </w:pPr>
    </w:p>
    <w:p w14:paraId="6A9794D2" w14:textId="77777777" w:rsidR="00DB6710" w:rsidRDefault="00DB6710" w:rsidP="00DB6710">
      <w:pPr>
        <w:pStyle w:val="Heading1"/>
        <w:numPr>
          <w:ilvl w:val="0"/>
          <w:numId w:val="0"/>
        </w:numPr>
        <w:spacing w:after="60"/>
        <w:rPr>
          <w:sz w:val="28"/>
          <w:szCs w:val="20"/>
        </w:rPr>
      </w:pPr>
      <w:bookmarkStart w:id="0" w:name="_Toc185739105"/>
      <w:bookmarkStart w:id="1" w:name="_Toc187827090"/>
      <w:bookmarkStart w:id="2" w:name="_Toc77342004"/>
    </w:p>
    <w:p w14:paraId="4DFDD69E" w14:textId="5B551871" w:rsidR="008A436E" w:rsidRPr="009930BA" w:rsidRDefault="008A436E" w:rsidP="008A436E">
      <w:pPr>
        <w:pStyle w:val="Heading1"/>
        <w:spacing w:after="60"/>
        <w:rPr>
          <w:sz w:val="28"/>
          <w:szCs w:val="20"/>
        </w:rPr>
      </w:pPr>
      <w:bookmarkStart w:id="3" w:name="_Toc96333373"/>
      <w:r w:rsidRPr="009930BA">
        <w:rPr>
          <w:sz w:val="28"/>
          <w:szCs w:val="20"/>
        </w:rPr>
        <w:t>Introduction</w:t>
      </w:r>
      <w:bookmarkEnd w:id="0"/>
      <w:bookmarkEnd w:id="1"/>
      <w:bookmarkEnd w:id="2"/>
      <w:bookmarkEnd w:id="3"/>
      <w:r w:rsidRPr="009930BA">
        <w:rPr>
          <w:sz w:val="28"/>
          <w:szCs w:val="20"/>
        </w:rPr>
        <w:t xml:space="preserve"> </w:t>
      </w:r>
    </w:p>
    <w:p w14:paraId="1E1F37D4" w14:textId="17136F6B" w:rsidR="00D9418E" w:rsidRDefault="001F77DD" w:rsidP="003F36D9">
      <w:pPr>
        <w:tabs>
          <w:tab w:val="num" w:pos="720"/>
        </w:tabs>
      </w:pPr>
      <w:r>
        <w:t xml:space="preserve">This </w:t>
      </w:r>
      <w:r w:rsidR="001F2B93">
        <w:t>d</w:t>
      </w:r>
      <w:r>
        <w:t xml:space="preserve">ocument </w:t>
      </w:r>
      <w:r w:rsidR="00976462">
        <w:t xml:space="preserve">helps </w:t>
      </w:r>
      <w:r w:rsidR="004A61DD">
        <w:t xml:space="preserve">user </w:t>
      </w:r>
      <w:r>
        <w:t>to</w:t>
      </w:r>
      <w:r w:rsidR="004A61DD">
        <w:t xml:space="preserve"> create/configure the </w:t>
      </w:r>
      <w:r w:rsidR="00A7566C">
        <w:t>R</w:t>
      </w:r>
      <w:r w:rsidR="004A61DD">
        <w:t xml:space="preserve">esource </w:t>
      </w:r>
      <w:r w:rsidR="00A7566C">
        <w:t>M</w:t>
      </w:r>
      <w:r w:rsidR="004A61DD">
        <w:t>odel</w:t>
      </w:r>
      <w:r>
        <w:t xml:space="preserve"> </w:t>
      </w:r>
      <w:r w:rsidR="004A61DD">
        <w:t xml:space="preserve">using </w:t>
      </w:r>
      <w:r w:rsidR="00675C72">
        <w:t xml:space="preserve">the </w:t>
      </w:r>
      <w:r w:rsidR="00DA4501">
        <w:t xml:space="preserve">Resource Configuration </w:t>
      </w:r>
      <w:r w:rsidR="00675C72">
        <w:t>website</w:t>
      </w:r>
      <w:r w:rsidR="000270F8">
        <w:t xml:space="preserve">. </w:t>
      </w:r>
    </w:p>
    <w:p w14:paraId="337C8E33" w14:textId="765A9CDE" w:rsidR="00D05A82" w:rsidRDefault="00E00324" w:rsidP="00D05A82">
      <w:pPr>
        <w:pStyle w:val="ListParagraph"/>
        <w:numPr>
          <w:ilvl w:val="0"/>
          <w:numId w:val="5"/>
        </w:numPr>
      </w:pPr>
      <w:bookmarkStart w:id="4" w:name="_Hlk79065810"/>
      <w:r>
        <w:t xml:space="preserve">Auto </w:t>
      </w:r>
      <w:r w:rsidR="004A61DD">
        <w:t xml:space="preserve">Discovery </w:t>
      </w:r>
    </w:p>
    <w:p w14:paraId="54CB2361" w14:textId="03ED183F" w:rsidR="00675C72" w:rsidRDefault="00D05A82" w:rsidP="00D05A82">
      <w:pPr>
        <w:pStyle w:val="ListParagraph"/>
        <w:numPr>
          <w:ilvl w:val="1"/>
          <w:numId w:val="5"/>
        </w:numPr>
      </w:pPr>
      <w:bookmarkStart w:id="5" w:name="_Hlk79065831"/>
      <w:bookmarkEnd w:id="4"/>
      <w:r>
        <w:t>D</w:t>
      </w:r>
      <w:r w:rsidRPr="00D05A82">
        <w:t>iscovery</w:t>
      </w:r>
      <w:r>
        <w:t xml:space="preserve"> (Auto Configuration)</w:t>
      </w:r>
      <w:r w:rsidRPr="00D05A82">
        <w:t xml:space="preserve"> </w:t>
      </w:r>
      <w:r w:rsidR="00A0473B" w:rsidRPr="00D05A82">
        <w:t>process</w:t>
      </w:r>
      <w:r w:rsidR="00A0473B">
        <w:t xml:space="preserve"> connects</w:t>
      </w:r>
      <w:r w:rsidR="00E00324">
        <w:t xml:space="preserve"> and</w:t>
      </w:r>
      <w:ins w:id="6" w:author="Ananth Kumar Sadhanantham" w:date="2021-08-03T17:15:00Z">
        <w:r w:rsidR="00A2466B">
          <w:t xml:space="preserve"> </w:t>
        </w:r>
      </w:ins>
      <w:r>
        <w:t>extract</w:t>
      </w:r>
      <w:r w:rsidR="00E00324">
        <w:t>s</w:t>
      </w:r>
      <w:r>
        <w:t xml:space="preserve"> </w:t>
      </w:r>
      <w:r w:rsidR="00E00324">
        <w:t>various</w:t>
      </w:r>
      <w:r w:rsidR="00E00324" w:rsidRPr="00D05A82">
        <w:t xml:space="preserve"> </w:t>
      </w:r>
      <w:r w:rsidRPr="00D05A82">
        <w:t xml:space="preserve">details of </w:t>
      </w:r>
      <w:r w:rsidR="00E00324">
        <w:t xml:space="preserve">an </w:t>
      </w:r>
      <w:r w:rsidRPr="00D05A82">
        <w:t>RPA</w:t>
      </w:r>
      <w:r w:rsidR="00E00324">
        <w:t xml:space="preserve"> platform</w:t>
      </w:r>
      <w:r w:rsidRPr="00D05A82">
        <w:t xml:space="preserve"> </w:t>
      </w:r>
      <w:r w:rsidR="00E00324">
        <w:t>instance such as the Control Tower,</w:t>
      </w:r>
      <w:r w:rsidR="00EC11CA">
        <w:t xml:space="preserve"> </w:t>
      </w:r>
      <w:r w:rsidR="00E00324">
        <w:t xml:space="preserve">Bot Runners along with its dependencies such as servers, </w:t>
      </w:r>
      <w:proofErr w:type="gramStart"/>
      <w:r w:rsidR="00E00324">
        <w:t>services</w:t>
      </w:r>
      <w:proofErr w:type="gramEnd"/>
      <w:r w:rsidR="00E00324">
        <w:t xml:space="preserve"> and database</w:t>
      </w:r>
      <w:bookmarkEnd w:id="5"/>
      <w:r w:rsidR="00E00324">
        <w:t>.</w:t>
      </w:r>
      <w:r w:rsidR="00AB3C2C">
        <w:t xml:space="preserve"> </w:t>
      </w:r>
    </w:p>
    <w:p w14:paraId="5BB878A8" w14:textId="7DE3BC2A" w:rsidR="00D05A82" w:rsidRDefault="00E00324" w:rsidP="00D05A82">
      <w:pPr>
        <w:pStyle w:val="ListParagraph"/>
        <w:numPr>
          <w:ilvl w:val="1"/>
          <w:numId w:val="5"/>
        </w:numPr>
      </w:pPr>
      <w:bookmarkStart w:id="7" w:name="_Hlk79065895"/>
      <w:r>
        <w:t>Once the information is collected it is updated in the Resource Configuration Model</w:t>
      </w:r>
      <w:r w:rsidR="00675C72">
        <w:t xml:space="preserve"> store</w:t>
      </w:r>
      <w:r>
        <w:t xml:space="preserve">. </w:t>
      </w:r>
      <w:bookmarkEnd w:id="7"/>
      <w:r>
        <w:t>Note this is a one-time load activity, any subsequent updates to</w:t>
      </w:r>
      <w:r w:rsidR="00675C72">
        <w:t xml:space="preserve"> </w:t>
      </w:r>
      <w:r>
        <w:t>any of the components or their dependencies of the RPA instance will have to be managed from the Resource Configuration screens.</w:t>
      </w:r>
    </w:p>
    <w:p w14:paraId="24B68867" w14:textId="19AD2520" w:rsidR="00675C72" w:rsidRDefault="00675C72" w:rsidP="00D05A82">
      <w:pPr>
        <w:pStyle w:val="ListParagraph"/>
        <w:numPr>
          <w:ilvl w:val="1"/>
          <w:numId w:val="5"/>
        </w:numPr>
      </w:pPr>
      <w:bookmarkStart w:id="8" w:name="_Hlk79066760"/>
      <w:r>
        <w:t>This feature is currently supported only for Auto-Discovery of RPA platform components and its dependencies.</w:t>
      </w:r>
    </w:p>
    <w:p w14:paraId="572E0974" w14:textId="3F713D32" w:rsidR="00AB3C2C" w:rsidRDefault="00675C72" w:rsidP="00AB3C2C">
      <w:pPr>
        <w:pStyle w:val="ListParagraph"/>
        <w:numPr>
          <w:ilvl w:val="0"/>
          <w:numId w:val="5"/>
        </w:numPr>
      </w:pPr>
      <w:bookmarkStart w:id="9" w:name="_Hlk79065978"/>
      <w:bookmarkEnd w:id="8"/>
      <w:r>
        <w:t xml:space="preserve">Resource </w:t>
      </w:r>
      <w:r w:rsidR="00AB3C2C">
        <w:t xml:space="preserve">Model </w:t>
      </w:r>
    </w:p>
    <w:p w14:paraId="31898847" w14:textId="261295AC" w:rsidR="00246AA7" w:rsidRDefault="00675C72" w:rsidP="002D66C3">
      <w:pPr>
        <w:pStyle w:val="ListParagraph"/>
        <w:numPr>
          <w:ilvl w:val="1"/>
          <w:numId w:val="5"/>
        </w:numPr>
      </w:pPr>
      <w:bookmarkStart w:id="10" w:name="_Hlk79065984"/>
      <w:bookmarkEnd w:id="9"/>
      <w:r>
        <w:t>A Resource Model defines Entities, its Attributes, and its Relationships with other Entities</w:t>
      </w:r>
      <w:bookmarkEnd w:id="10"/>
      <w:r>
        <w:t xml:space="preserve">. For </w:t>
      </w:r>
      <w:proofErr w:type="spellStart"/>
      <w:r>
        <w:t>eg</w:t>
      </w:r>
      <w:proofErr w:type="spellEnd"/>
      <w:r>
        <w:t>:</w:t>
      </w:r>
      <w:ins w:id="11" w:author="Ananth Kumar Sadhanantham" w:date="2021-08-03T17:26:00Z">
        <w:r w:rsidR="0077461C">
          <w:t xml:space="preserve"> </w:t>
        </w:r>
      </w:ins>
      <w:r w:rsidR="00246AA7">
        <w:t>Automation Anywhere has the following Entities and Relationships between the entities are represent in the Figure 1.</w:t>
      </w:r>
    </w:p>
    <w:p w14:paraId="679F58EF" w14:textId="02F88859" w:rsidR="00246AA7" w:rsidRDefault="00246AA7" w:rsidP="00246AA7">
      <w:pPr>
        <w:pStyle w:val="ListParagraph"/>
        <w:numPr>
          <w:ilvl w:val="2"/>
          <w:numId w:val="5"/>
        </w:numPr>
      </w:pPr>
      <w:r>
        <w:t>Control Tower</w:t>
      </w:r>
    </w:p>
    <w:p w14:paraId="4DCBA454" w14:textId="4E1462B4" w:rsidR="00246AA7" w:rsidRDefault="00246AA7" w:rsidP="00246AA7">
      <w:pPr>
        <w:pStyle w:val="ListParagraph"/>
        <w:numPr>
          <w:ilvl w:val="2"/>
          <w:numId w:val="5"/>
        </w:numPr>
      </w:pPr>
      <w:r>
        <w:t>Control Tower Services</w:t>
      </w:r>
    </w:p>
    <w:p w14:paraId="7F1B6835" w14:textId="7F787A2A" w:rsidR="00246AA7" w:rsidRDefault="00246AA7" w:rsidP="00246AA7">
      <w:pPr>
        <w:pStyle w:val="ListParagraph"/>
        <w:numPr>
          <w:ilvl w:val="2"/>
          <w:numId w:val="5"/>
        </w:numPr>
      </w:pPr>
      <w:r>
        <w:t>Database Server</w:t>
      </w:r>
    </w:p>
    <w:p w14:paraId="4BF38B8D" w14:textId="234D50F5" w:rsidR="00246AA7" w:rsidRDefault="00246AA7" w:rsidP="00246AA7">
      <w:pPr>
        <w:pStyle w:val="ListParagraph"/>
        <w:numPr>
          <w:ilvl w:val="2"/>
          <w:numId w:val="5"/>
        </w:numPr>
      </w:pPr>
      <w:r>
        <w:t>Database Services</w:t>
      </w:r>
    </w:p>
    <w:p w14:paraId="68279095" w14:textId="4A818A77" w:rsidR="00246AA7" w:rsidRDefault="00246AA7" w:rsidP="00246AA7">
      <w:pPr>
        <w:pStyle w:val="ListParagraph"/>
        <w:numPr>
          <w:ilvl w:val="2"/>
          <w:numId w:val="5"/>
        </w:numPr>
      </w:pPr>
      <w:r>
        <w:t>Bot Runner</w:t>
      </w:r>
    </w:p>
    <w:p w14:paraId="66A9D9FC" w14:textId="1B622E6E" w:rsidR="00246AA7" w:rsidRDefault="00246AA7" w:rsidP="00246AA7">
      <w:pPr>
        <w:pStyle w:val="ListParagraph"/>
        <w:numPr>
          <w:ilvl w:val="2"/>
          <w:numId w:val="5"/>
        </w:numPr>
      </w:pPr>
      <w:r>
        <w:t>Bot Runner Services</w:t>
      </w:r>
    </w:p>
    <w:p w14:paraId="209BE8BC" w14:textId="1DA348DB" w:rsidR="00246AA7" w:rsidRDefault="00246AA7" w:rsidP="00246AA7">
      <w:pPr>
        <w:pStyle w:val="ListParagraph"/>
        <w:numPr>
          <w:ilvl w:val="2"/>
          <w:numId w:val="5"/>
        </w:numPr>
      </w:pPr>
      <w:r>
        <w:t>Bot Creator</w:t>
      </w:r>
    </w:p>
    <w:p w14:paraId="1C2EBCEC" w14:textId="28E61593" w:rsidR="00246AA7" w:rsidRDefault="00246AA7" w:rsidP="00246AA7">
      <w:pPr>
        <w:pStyle w:val="ListParagraph"/>
        <w:numPr>
          <w:ilvl w:val="2"/>
          <w:numId w:val="5"/>
        </w:numPr>
      </w:pPr>
      <w:r>
        <w:t>Bot Creator Services</w:t>
      </w:r>
    </w:p>
    <w:p w14:paraId="1DD678BA" w14:textId="1F5C6D10" w:rsidR="00246AA7" w:rsidRDefault="00246AA7" w:rsidP="00246AA7">
      <w:pPr>
        <w:pStyle w:val="ListParagraph"/>
        <w:numPr>
          <w:ilvl w:val="2"/>
          <w:numId w:val="5"/>
        </w:numPr>
      </w:pPr>
      <w:r>
        <w:t>Bot</w:t>
      </w:r>
    </w:p>
    <w:p w14:paraId="539700EE" w14:textId="77777777" w:rsidR="00246AA7" w:rsidRDefault="00246AA7" w:rsidP="00246AA7">
      <w:pPr>
        <w:pStyle w:val="ListParagraph"/>
        <w:ind w:left="1440"/>
      </w:pPr>
    </w:p>
    <w:p w14:paraId="77725604" w14:textId="3D188C77" w:rsidR="001C5947" w:rsidRDefault="001C5947" w:rsidP="00060D4E">
      <w:pPr>
        <w:pStyle w:val="ListParagraph"/>
        <w:ind w:left="1440"/>
        <w:rPr>
          <w:ins w:id="12" w:author="Ananth Kumar Sadhanantham" w:date="2021-08-03T17:26:00Z"/>
        </w:rPr>
      </w:pPr>
    </w:p>
    <w:p w14:paraId="043BE319" w14:textId="3D188C77" w:rsidR="0077461C" w:rsidRDefault="0077461C" w:rsidP="00246AA7">
      <w:pPr>
        <w:keepNext/>
        <w:ind w:left="1080"/>
        <w:rPr>
          <w:ins w:id="13" w:author="Ananth Kumar Sadhanantham" w:date="2021-08-03T17:29:00Z"/>
        </w:rPr>
      </w:pPr>
      <w:ins w:id="14" w:author="Ananth Kumar Sadhanantham" w:date="2021-08-03T17:26:00Z">
        <w:r>
          <w:rPr>
            <w:noProof/>
          </w:rPr>
          <w:lastRenderedPageBreak/>
          <w:drawing>
            <wp:inline distT="0" distB="0" distL="0" distR="0" wp14:anchorId="68628F72" wp14:editId="5DA53CF2">
              <wp:extent cx="5134086" cy="288632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790" cy="2896277"/>
                      </a:xfrm>
                      <a:prstGeom prst="rect">
                        <a:avLst/>
                      </a:prstGeom>
                    </pic:spPr>
                  </pic:pic>
                </a:graphicData>
              </a:graphic>
            </wp:inline>
          </w:drawing>
        </w:r>
      </w:ins>
    </w:p>
    <w:p w14:paraId="181389CC" w14:textId="1E2FD256" w:rsidR="0077461C" w:rsidRDefault="0077461C" w:rsidP="002B5D53">
      <w:pPr>
        <w:pStyle w:val="Caption"/>
        <w:jc w:val="center"/>
      </w:pPr>
      <w:ins w:id="15" w:author="Ananth Kumar Sadhanantham" w:date="2021-08-03T17:29:00Z">
        <w:r>
          <w:t xml:space="preserve">Figure </w:t>
        </w:r>
        <w:r>
          <w:fldChar w:fldCharType="begin"/>
        </w:r>
        <w:r>
          <w:instrText xml:space="preserve"> SEQ Figure \* ARABIC </w:instrText>
        </w:r>
      </w:ins>
      <w:r>
        <w:fldChar w:fldCharType="separate"/>
      </w:r>
      <w:r w:rsidR="007D71FF">
        <w:rPr>
          <w:noProof/>
        </w:rPr>
        <w:t>1</w:t>
      </w:r>
      <w:ins w:id="16" w:author="Ananth Kumar Sadhanantham" w:date="2021-08-03T17:29:00Z">
        <w:r>
          <w:fldChar w:fldCharType="end"/>
        </w:r>
      </w:ins>
    </w:p>
    <w:p w14:paraId="253D6B63" w14:textId="77777777" w:rsidR="001C5947" w:rsidRDefault="001C5947" w:rsidP="002B5D53">
      <w:pPr>
        <w:pStyle w:val="ListParagraph"/>
        <w:ind w:left="1440"/>
        <w:rPr>
          <w:ins w:id="17" w:author="Ananth Kumar Sadhanantham" w:date="2021-08-03T17:30:00Z"/>
        </w:rPr>
      </w:pPr>
    </w:p>
    <w:p w14:paraId="04D531B1" w14:textId="0F4355C0" w:rsidR="00675C72" w:rsidRDefault="00675C72" w:rsidP="002D66C3">
      <w:pPr>
        <w:pStyle w:val="ListParagraph"/>
        <w:numPr>
          <w:ilvl w:val="1"/>
          <w:numId w:val="5"/>
        </w:numPr>
      </w:pPr>
      <w:r>
        <w:t xml:space="preserve">In the case of RPA environment configurations, </w:t>
      </w:r>
      <w:r w:rsidR="00DE1A61">
        <w:t>t</w:t>
      </w:r>
      <w:r>
        <w:t xml:space="preserve">he </w:t>
      </w:r>
      <w:r w:rsidR="002D66C3">
        <w:t xml:space="preserve">Resource </w:t>
      </w:r>
      <w:r>
        <w:t xml:space="preserve">screen </w:t>
      </w:r>
      <w:r w:rsidR="002D66C3">
        <w:t xml:space="preserve">provides </w:t>
      </w:r>
      <w:r>
        <w:t xml:space="preserve">a </w:t>
      </w:r>
      <w:r w:rsidR="002D66C3">
        <w:t xml:space="preserve">complete Resource Model view of a typical RPA platform instance. </w:t>
      </w:r>
    </w:p>
    <w:p w14:paraId="5491FE4A" w14:textId="51DB3F62" w:rsidR="00DE1A61" w:rsidRDefault="00DE4F9D" w:rsidP="002D66C3">
      <w:pPr>
        <w:pStyle w:val="ListParagraph"/>
        <w:numPr>
          <w:ilvl w:val="1"/>
          <w:numId w:val="5"/>
        </w:numPr>
      </w:pPr>
      <w:bookmarkStart w:id="18" w:name="_Hlk79066020"/>
      <w:r>
        <w:t>It</w:t>
      </w:r>
      <w:r w:rsidR="00DE1A61">
        <w:t xml:space="preserve"> provides a detailed view of all the key Resources such as RPA, IT </w:t>
      </w:r>
      <w:r w:rsidR="00DD4CA5">
        <w:t>etc.</w:t>
      </w:r>
      <w:r w:rsidR="00DE1A61">
        <w:t xml:space="preserve"> which constitutes an RPA platform such as Control Tower, Bots, Bot Runners, Servers, Database etc. </w:t>
      </w:r>
      <w:bookmarkStart w:id="19" w:name="_Hlk79067718"/>
      <w:r w:rsidR="00DE1A61">
        <w:t>along with their interdependencies</w:t>
      </w:r>
      <w:bookmarkEnd w:id="18"/>
      <w:bookmarkEnd w:id="19"/>
      <w:r w:rsidR="00DE1A61">
        <w:t xml:space="preserve">. Each resource will have attributes based on the Resource Type to which resource belongs to. </w:t>
      </w:r>
    </w:p>
    <w:p w14:paraId="158A2DEC" w14:textId="5F8D0513" w:rsidR="00BA5562" w:rsidRDefault="002D66C3" w:rsidP="002D66C3">
      <w:pPr>
        <w:pStyle w:val="ListParagraph"/>
        <w:numPr>
          <w:ilvl w:val="1"/>
          <w:numId w:val="5"/>
        </w:numPr>
      </w:pPr>
      <w:r>
        <w:t>U</w:t>
      </w:r>
      <w:r w:rsidR="00AB3C2C">
        <w:t xml:space="preserve">ser can review the Resource Model and update the </w:t>
      </w:r>
      <w:r w:rsidR="00650B14">
        <w:t>r</w:t>
      </w:r>
      <w:r w:rsidR="00AB3C2C">
        <w:t>esource attributes</w:t>
      </w:r>
      <w:r w:rsidR="00650B14">
        <w:t>,</w:t>
      </w:r>
      <w:r w:rsidR="00187E95">
        <w:t xml:space="preserve"> modify the </w:t>
      </w:r>
      <w:r w:rsidR="00CB4586">
        <w:t>Monitoring</w:t>
      </w:r>
      <w:r w:rsidR="00187E95">
        <w:t xml:space="preserve"> &amp; remediation plans. </w:t>
      </w:r>
    </w:p>
    <w:p w14:paraId="59374D55" w14:textId="136A3ED1" w:rsidR="004A61DD" w:rsidRDefault="00BA5562" w:rsidP="002D66C3">
      <w:pPr>
        <w:pStyle w:val="ListParagraph"/>
        <w:numPr>
          <w:ilvl w:val="1"/>
          <w:numId w:val="5"/>
        </w:numPr>
      </w:pPr>
      <w:r>
        <w:t xml:space="preserve">User can </w:t>
      </w:r>
      <w:r w:rsidR="00187E95">
        <w:t xml:space="preserve">Activate/Deactivate </w:t>
      </w:r>
      <w:r>
        <w:t>any</w:t>
      </w:r>
      <w:r w:rsidR="00187E95">
        <w:t xml:space="preserve"> </w:t>
      </w:r>
      <w:r w:rsidR="00650B14">
        <w:t>r</w:t>
      </w:r>
      <w:r w:rsidR="00187E95">
        <w:t>esources.</w:t>
      </w:r>
    </w:p>
    <w:p w14:paraId="6DF88DA6" w14:textId="50418170" w:rsidR="006F1BCC" w:rsidRPr="00D60501" w:rsidRDefault="00DE1A61" w:rsidP="00784E44">
      <w:pPr>
        <w:pStyle w:val="ListParagraph"/>
        <w:numPr>
          <w:ilvl w:val="1"/>
          <w:numId w:val="5"/>
        </w:numPr>
      </w:pPr>
      <w:r>
        <w:t xml:space="preserve">One can also use the Resource Configuration Portal to setup any other types of resources/components such as Databases cluster, End to End Application Stack, Business Processes </w:t>
      </w:r>
      <w:r w:rsidR="00DD4CA5">
        <w:t>etc.</w:t>
      </w:r>
      <w:r>
        <w:t xml:space="preserve"> which can be considered as a Meta model to be used by the target application</w:t>
      </w:r>
      <w:r w:rsidR="00E15234">
        <w:t xml:space="preserve"> (Please refer the &lt;&lt;Document&gt;&gt; for how to setup the Resource model without Discovery Process)</w:t>
      </w:r>
    </w:p>
    <w:p w14:paraId="3B4CF060" w14:textId="7A8A8E30" w:rsidR="00FB430A" w:rsidRDefault="003C1A3D" w:rsidP="00FB430A">
      <w:pPr>
        <w:pStyle w:val="Heading1"/>
      </w:pPr>
      <w:bookmarkStart w:id="20" w:name="_Toc96333374"/>
      <w:r>
        <w:t>Infosys Resource Configurator</w:t>
      </w:r>
      <w:bookmarkEnd w:id="20"/>
    </w:p>
    <w:p w14:paraId="7476D934" w14:textId="2BA11D3C" w:rsidR="00234829" w:rsidRDefault="00234829" w:rsidP="00234829">
      <w:pPr>
        <w:pStyle w:val="Heading3"/>
      </w:pPr>
      <w:bookmarkStart w:id="21" w:name="_Toc77342015"/>
      <w:bookmarkStart w:id="22" w:name="_Toc96333375"/>
      <w:r>
        <w:t>Auto Configuration</w:t>
      </w:r>
      <w:bookmarkEnd w:id="21"/>
      <w:bookmarkEnd w:id="22"/>
    </w:p>
    <w:p w14:paraId="7E57F6EB" w14:textId="2BA4FFE4" w:rsidR="00BE2EED" w:rsidRDefault="00B974B8" w:rsidP="001647E4">
      <w:pPr>
        <w:pStyle w:val="ListParagraph"/>
        <w:numPr>
          <w:ilvl w:val="0"/>
          <w:numId w:val="23"/>
        </w:numPr>
      </w:pPr>
      <w:r>
        <w:t>Open “</w:t>
      </w:r>
      <w:hyperlink r:id="rId13" w:history="1">
        <w:r w:rsidR="00D40E52">
          <w:rPr>
            <w:rStyle w:val="Hyperlink"/>
          </w:rPr>
          <w:t>http://localhost/configurationmanagementview/home</w:t>
        </w:r>
      </w:hyperlink>
      <w:r>
        <w:t>”</w:t>
      </w:r>
    </w:p>
    <w:p w14:paraId="696C2E60" w14:textId="36503F85" w:rsidR="00B974B8" w:rsidRPr="00B974B8" w:rsidRDefault="00BE2EED" w:rsidP="001647E4">
      <w:pPr>
        <w:pStyle w:val="ListParagraph"/>
        <w:numPr>
          <w:ilvl w:val="0"/>
          <w:numId w:val="23"/>
        </w:numPr>
      </w:pPr>
      <w:r>
        <w:t>Go the left side panel and Select</w:t>
      </w:r>
      <w:r w:rsidR="00B974B8">
        <w:t xml:space="preserve"> </w:t>
      </w:r>
      <w:r w:rsidR="00B974B8" w:rsidRPr="00B974B8">
        <w:rPr>
          <w:b/>
          <w:bCs/>
        </w:rPr>
        <w:t>Discovery</w:t>
      </w:r>
      <w:r>
        <w:rPr>
          <w:b/>
          <w:bCs/>
        </w:rPr>
        <w:t xml:space="preserve"> </w:t>
      </w:r>
      <w:r w:rsidR="00714E85">
        <w:t>m</w:t>
      </w:r>
      <w:r w:rsidRPr="00BE2EED">
        <w:t>enu</w:t>
      </w:r>
      <w:r w:rsidR="00BB4712">
        <w:rPr>
          <w:b/>
          <w:bCs/>
        </w:rPr>
        <w:t xml:space="preserve"> </w:t>
      </w:r>
      <w:r w:rsidR="00BB4712">
        <w:t>and</w:t>
      </w:r>
      <w:r w:rsidRPr="00BE2EED">
        <w:t xml:space="preserve"> click </w:t>
      </w:r>
      <w:r w:rsidR="00B974B8" w:rsidRPr="00B974B8">
        <w:rPr>
          <w:b/>
          <w:bCs/>
        </w:rPr>
        <w:t>Auto Configuration</w:t>
      </w:r>
      <w:r w:rsidR="00B974B8">
        <w:t>.</w:t>
      </w:r>
    </w:p>
    <w:p w14:paraId="5EF9F940" w14:textId="05707449" w:rsidR="00DE1A61" w:rsidRDefault="00A74542" w:rsidP="00F166B9">
      <w:pPr>
        <w:pStyle w:val="ListParagraph"/>
        <w:numPr>
          <w:ilvl w:val="0"/>
          <w:numId w:val="17"/>
        </w:numPr>
        <w:rPr>
          <w:b/>
          <w:bCs/>
        </w:rPr>
      </w:pPr>
      <w:r>
        <w:t xml:space="preserve">In Auto Configuration screen, </w:t>
      </w:r>
      <w:r w:rsidR="00DE1A61">
        <w:t xml:space="preserve">select </w:t>
      </w:r>
      <w:r w:rsidR="00F276CC">
        <w:t xml:space="preserve">any one of the following </w:t>
      </w:r>
      <w:r w:rsidR="00234829" w:rsidRPr="00234829">
        <w:rPr>
          <w:b/>
          <w:bCs/>
        </w:rPr>
        <w:t>Platform Type</w:t>
      </w:r>
      <w:r w:rsidR="00DE1A61">
        <w:rPr>
          <w:b/>
          <w:bCs/>
        </w:rPr>
        <w:t>.</w:t>
      </w:r>
    </w:p>
    <w:p w14:paraId="0941EA08" w14:textId="66C492EF" w:rsidR="00234829" w:rsidRDefault="00DE1A61" w:rsidP="00F166B9">
      <w:pPr>
        <w:pStyle w:val="ListParagraph"/>
        <w:numPr>
          <w:ilvl w:val="0"/>
          <w:numId w:val="17"/>
        </w:numPr>
        <w:rPr>
          <w:b/>
          <w:bCs/>
        </w:rPr>
      </w:pPr>
      <w:r>
        <w:lastRenderedPageBreak/>
        <w:t>B</w:t>
      </w:r>
      <w:r w:rsidR="00F276CC">
        <w:t xml:space="preserve">ased on the user selection, screen will </w:t>
      </w:r>
      <w:r w:rsidR="008D0F25">
        <w:t>p</w:t>
      </w:r>
      <w:r w:rsidR="008D0F25">
        <w:rPr>
          <w:noProof/>
        </w:rPr>
        <w:t>opulate the</w:t>
      </w:r>
      <w:r w:rsidR="00B63461">
        <w:rPr>
          <w:noProof/>
        </w:rPr>
        <w:t xml:space="preserve"> </w:t>
      </w:r>
      <w:r w:rsidR="008D0F25">
        <w:rPr>
          <w:noProof/>
        </w:rPr>
        <w:t>details according to the selected Platform Type</w:t>
      </w:r>
    </w:p>
    <w:tbl>
      <w:tblPr>
        <w:tblStyle w:val="TableGrid"/>
        <w:tblW w:w="0" w:type="auto"/>
        <w:tblInd w:w="1548" w:type="dxa"/>
        <w:tblLook w:val="04A0" w:firstRow="1" w:lastRow="0" w:firstColumn="1" w:lastColumn="0" w:noHBand="0" w:noVBand="1"/>
      </w:tblPr>
      <w:tblGrid>
        <w:gridCol w:w="5400"/>
      </w:tblGrid>
      <w:tr w:rsidR="00F276CC" w14:paraId="6C3A8B06" w14:textId="77777777" w:rsidTr="00A0473B">
        <w:tc>
          <w:tcPr>
            <w:tcW w:w="5400" w:type="dxa"/>
          </w:tcPr>
          <w:p w14:paraId="1ACE024A" w14:textId="514DA5D9" w:rsidR="00F276CC" w:rsidRDefault="00F276CC" w:rsidP="00F276CC">
            <w:pPr>
              <w:jc w:val="center"/>
              <w:rPr>
                <w:b/>
                <w:bCs/>
              </w:rPr>
            </w:pPr>
            <w:r>
              <w:rPr>
                <w:b/>
                <w:bCs/>
              </w:rPr>
              <w:t>Platform Type</w:t>
            </w:r>
          </w:p>
        </w:tc>
      </w:tr>
      <w:tr w:rsidR="00F276CC" w14:paraId="669D3573" w14:textId="77777777" w:rsidTr="00A0473B">
        <w:tc>
          <w:tcPr>
            <w:tcW w:w="5400" w:type="dxa"/>
          </w:tcPr>
          <w:p w14:paraId="1CF46396" w14:textId="7AC5B89D" w:rsidR="00F276CC" w:rsidRPr="00F276CC" w:rsidRDefault="00F276CC" w:rsidP="00F276CC">
            <w:r w:rsidRPr="00F276CC">
              <w:t xml:space="preserve">Automation Anywhere Enterprise </w:t>
            </w:r>
            <w:r>
              <w:t xml:space="preserve">- </w:t>
            </w:r>
            <w:r w:rsidRPr="00F276CC">
              <w:t>11.3.2.0</w:t>
            </w:r>
          </w:p>
        </w:tc>
      </w:tr>
      <w:tr w:rsidR="00F276CC" w14:paraId="1D0CAB8A" w14:textId="77777777" w:rsidTr="00A0473B">
        <w:tc>
          <w:tcPr>
            <w:tcW w:w="5400" w:type="dxa"/>
          </w:tcPr>
          <w:p w14:paraId="38187351" w14:textId="582C71D3" w:rsidR="00F276CC" w:rsidRPr="00F276CC" w:rsidRDefault="00F276CC" w:rsidP="00F276CC">
            <w:r>
              <w:t>UiPath - Community Cloud</w:t>
            </w:r>
          </w:p>
        </w:tc>
      </w:tr>
      <w:tr w:rsidR="00F276CC" w14:paraId="793D794D" w14:textId="77777777" w:rsidTr="00A0473B">
        <w:tc>
          <w:tcPr>
            <w:tcW w:w="5400" w:type="dxa"/>
          </w:tcPr>
          <w:p w14:paraId="1E388470" w14:textId="3C17A27D" w:rsidR="00F276CC" w:rsidRDefault="00F276CC" w:rsidP="00A0473B">
            <w:pPr>
              <w:keepNext/>
            </w:pPr>
            <w:r>
              <w:t xml:space="preserve">UiPath </w:t>
            </w:r>
            <w:proofErr w:type="gramStart"/>
            <w:r>
              <w:t>On-Premise</w:t>
            </w:r>
            <w:proofErr w:type="gramEnd"/>
          </w:p>
        </w:tc>
      </w:tr>
    </w:tbl>
    <w:p w14:paraId="270B814D" w14:textId="10BAA64B" w:rsidR="00F276CC" w:rsidRDefault="00A0473B" w:rsidP="00B63461">
      <w:pPr>
        <w:pStyle w:val="Caption"/>
        <w:jc w:val="center"/>
        <w:rPr>
          <w:ins w:id="23" w:author="Ananth Kumar Sadhanantham" w:date="2021-08-03T17:50:00Z"/>
          <w:bCs/>
        </w:rPr>
      </w:pPr>
      <w:ins w:id="24" w:author="Ananth Kumar Sadhanantham" w:date="2021-08-03T17:52:00Z">
        <w:r>
          <w:t xml:space="preserve">Table </w:t>
        </w:r>
      </w:ins>
      <w:fldSimple w:instr=" SEQ Table \* ARABIC ">
        <w:r w:rsidR="007D71FF">
          <w:rPr>
            <w:noProof/>
          </w:rPr>
          <w:t>1</w:t>
        </w:r>
      </w:fldSimple>
    </w:p>
    <w:p w14:paraId="4605B4E6" w14:textId="77777777" w:rsidR="00A0473B" w:rsidRPr="00F276CC" w:rsidRDefault="00A0473B" w:rsidP="00F276CC">
      <w:pPr>
        <w:ind w:left="360"/>
        <w:rPr>
          <w:b/>
          <w:bCs/>
        </w:rPr>
      </w:pPr>
    </w:p>
    <w:p w14:paraId="70BA194B" w14:textId="77777777" w:rsidR="000F163A" w:rsidRDefault="00EF031F" w:rsidP="000F163A">
      <w:pPr>
        <w:keepNext/>
        <w:ind w:left="360"/>
      </w:pPr>
      <w:r>
        <w:rPr>
          <w:noProof/>
        </w:rPr>
        <w:drawing>
          <wp:inline distT="0" distB="0" distL="0" distR="0" wp14:anchorId="207B9A04" wp14:editId="4F333313">
            <wp:extent cx="5733415" cy="1240155"/>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1240155"/>
                    </a:xfrm>
                    <a:prstGeom prst="rect">
                      <a:avLst/>
                    </a:prstGeom>
                  </pic:spPr>
                </pic:pic>
              </a:graphicData>
            </a:graphic>
          </wp:inline>
        </w:drawing>
      </w:r>
    </w:p>
    <w:p w14:paraId="081CF1DC" w14:textId="45AB06F2" w:rsidR="00234829" w:rsidRDefault="000F163A" w:rsidP="000F163A">
      <w:pPr>
        <w:pStyle w:val="Caption"/>
        <w:jc w:val="center"/>
        <w:rPr>
          <w:b w:val="0"/>
          <w:bCs/>
        </w:rPr>
      </w:pPr>
      <w:r>
        <w:t xml:space="preserve">Figure </w:t>
      </w:r>
      <w:fldSimple w:instr=" SEQ Figure \* ARABIC ">
        <w:r w:rsidR="007D71FF">
          <w:rPr>
            <w:noProof/>
          </w:rPr>
          <w:t>2</w:t>
        </w:r>
      </w:fldSimple>
    </w:p>
    <w:p w14:paraId="15F3EECF" w14:textId="4A1D471A" w:rsidR="00911053" w:rsidRDefault="00911053" w:rsidP="00234829">
      <w:pPr>
        <w:ind w:left="360"/>
        <w:rPr>
          <w:b/>
          <w:bCs/>
        </w:rPr>
      </w:pPr>
    </w:p>
    <w:p w14:paraId="41766AAA" w14:textId="77777777" w:rsidR="00911053" w:rsidRDefault="00911053" w:rsidP="00DB71D3">
      <w:pPr>
        <w:pStyle w:val="Heading4"/>
        <w:rPr>
          <w:ins w:id="25" w:author="Ananth Kumar Sadhanantham" w:date="2021-08-03T18:04:00Z"/>
        </w:rPr>
      </w:pPr>
      <w:bookmarkStart w:id="26" w:name="_Toc96333376"/>
      <w:ins w:id="27" w:author="Ananth Kumar Sadhanantham" w:date="2021-08-03T18:04:00Z">
        <w:r>
          <w:t>Auto Configuration for Automation Anywhere Enterprise</w:t>
        </w:r>
        <w:bookmarkEnd w:id="26"/>
      </w:ins>
    </w:p>
    <w:p w14:paraId="76E6D97D" w14:textId="77777777" w:rsidR="00911053" w:rsidRDefault="00911053" w:rsidP="00911053">
      <w:pPr>
        <w:pStyle w:val="ListParagraph"/>
      </w:pPr>
    </w:p>
    <w:p w14:paraId="12DF5405" w14:textId="2DC260BF" w:rsidR="00F61C09" w:rsidRDefault="00911053" w:rsidP="00137839">
      <w:pPr>
        <w:pStyle w:val="ListParagraph"/>
        <w:numPr>
          <w:ilvl w:val="0"/>
          <w:numId w:val="17"/>
        </w:numPr>
      </w:pPr>
      <w:r>
        <w:t xml:space="preserve">If User select </w:t>
      </w:r>
      <w:r w:rsidRPr="00CD5295">
        <w:rPr>
          <w:b/>
          <w:bCs/>
        </w:rPr>
        <w:t>Platform Type</w:t>
      </w:r>
      <w:r>
        <w:t xml:space="preserve"> as “</w:t>
      </w:r>
      <w:r w:rsidRPr="00F276CC">
        <w:t xml:space="preserve">Automation Anywhere Enterprise </w:t>
      </w:r>
      <w:r>
        <w:t xml:space="preserve">- </w:t>
      </w:r>
      <w:r w:rsidRPr="00F276CC">
        <w:t>11.3.2.0</w:t>
      </w:r>
      <w:r>
        <w:t>” then “</w:t>
      </w:r>
      <w:r w:rsidRPr="00F276CC">
        <w:t>Automation Anywhere Enterprise</w:t>
      </w:r>
      <w:r>
        <w:t xml:space="preserve">” specific information will be populated such as Control Tower and Database </w:t>
      </w:r>
      <w:r w:rsidR="00F61C09">
        <w:t xml:space="preserve">details as mentioned in </w:t>
      </w:r>
      <w:r>
        <w:t>Table 2</w:t>
      </w:r>
      <w:r w:rsidR="00CD5295">
        <w:t>.</w:t>
      </w:r>
    </w:p>
    <w:p w14:paraId="11329988" w14:textId="4E89117A" w:rsidR="00911053" w:rsidRDefault="00F61C09" w:rsidP="00F61C09">
      <w:pPr>
        <w:pStyle w:val="ListParagraph"/>
      </w:pPr>
      <w:r>
        <w:t>(</w:t>
      </w:r>
      <w:r w:rsidR="00CD5295" w:rsidRPr="00CD5295">
        <w:rPr>
          <w:rFonts w:eastAsia="Times New Roman" w:cstheme="minorHAnsi"/>
          <w:color w:val="333333"/>
        </w:rPr>
        <w:t xml:space="preserve">User can get this information from </w:t>
      </w:r>
      <w:r w:rsidR="00CD5295">
        <w:rPr>
          <w:rFonts w:eastAsia="Times New Roman" w:cstheme="minorHAnsi"/>
          <w:color w:val="333333"/>
        </w:rPr>
        <w:t>Automation Anywhere A</w:t>
      </w:r>
      <w:r w:rsidR="00CD5295" w:rsidRPr="00CD5295">
        <w:rPr>
          <w:rFonts w:eastAsia="Times New Roman" w:cstheme="minorHAnsi"/>
          <w:color w:val="333333"/>
        </w:rPr>
        <w:t>dministrator</w:t>
      </w:r>
      <w:r w:rsidR="00911053">
        <w:t xml:space="preserve">) </w:t>
      </w:r>
    </w:p>
    <w:p w14:paraId="603D8A5C" w14:textId="77777777" w:rsidR="00911053" w:rsidRPr="00234829" w:rsidRDefault="00911053" w:rsidP="00234829">
      <w:pPr>
        <w:ind w:left="360"/>
        <w:rPr>
          <w:b/>
          <w:bCs/>
        </w:rPr>
      </w:pPr>
    </w:p>
    <w:tbl>
      <w:tblPr>
        <w:tblpPr w:leftFromText="180" w:rightFromText="180" w:vertAnchor="text" w:horzAnchor="margin" w:tblpXSpec="right" w:tblpY="110"/>
        <w:tblW w:w="7967" w:type="dxa"/>
        <w:tblLook w:val="04A0" w:firstRow="1" w:lastRow="0" w:firstColumn="1" w:lastColumn="0" w:noHBand="0" w:noVBand="1"/>
      </w:tblPr>
      <w:tblGrid>
        <w:gridCol w:w="2463"/>
        <w:gridCol w:w="2847"/>
        <w:gridCol w:w="2657"/>
      </w:tblGrid>
      <w:tr w:rsidR="00911053" w:rsidRPr="00D847E6" w14:paraId="3147F7FD" w14:textId="77777777" w:rsidTr="00911053">
        <w:trPr>
          <w:trHeight w:val="298"/>
        </w:trPr>
        <w:tc>
          <w:tcPr>
            <w:tcW w:w="24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21606" w14:textId="77777777" w:rsidR="00911053" w:rsidRPr="00D847E6" w:rsidRDefault="00911053" w:rsidP="00911053">
            <w:pPr>
              <w:spacing w:after="0" w:line="240" w:lineRule="auto"/>
              <w:jc w:val="center"/>
              <w:rPr>
                <w:rFonts w:eastAsia="Times New Roman" w:cstheme="minorHAnsi"/>
                <w:b/>
                <w:bCs/>
                <w:color w:val="000000"/>
              </w:rPr>
            </w:pPr>
            <w:r w:rsidRPr="00D847E6">
              <w:rPr>
                <w:rFonts w:eastAsia="Times New Roman" w:cstheme="minorHAnsi"/>
                <w:b/>
                <w:bCs/>
                <w:color w:val="000000"/>
              </w:rPr>
              <w:t>Field Name</w:t>
            </w:r>
          </w:p>
        </w:tc>
        <w:tc>
          <w:tcPr>
            <w:tcW w:w="2847" w:type="dxa"/>
            <w:tcBorders>
              <w:top w:val="single" w:sz="4" w:space="0" w:color="auto"/>
              <w:left w:val="nil"/>
              <w:bottom w:val="single" w:sz="4" w:space="0" w:color="auto"/>
              <w:right w:val="single" w:sz="4" w:space="0" w:color="auto"/>
            </w:tcBorders>
            <w:shd w:val="clear" w:color="auto" w:fill="auto"/>
            <w:noWrap/>
            <w:vAlign w:val="bottom"/>
            <w:hideMark/>
          </w:tcPr>
          <w:p w14:paraId="7D13C788" w14:textId="77777777" w:rsidR="00911053" w:rsidRPr="00D847E6" w:rsidRDefault="00911053" w:rsidP="00911053">
            <w:pPr>
              <w:spacing w:after="0" w:line="240" w:lineRule="auto"/>
              <w:jc w:val="center"/>
              <w:rPr>
                <w:rFonts w:eastAsia="Times New Roman" w:cstheme="minorHAnsi"/>
                <w:b/>
                <w:bCs/>
                <w:color w:val="000000"/>
              </w:rPr>
            </w:pPr>
            <w:r w:rsidRPr="00D847E6">
              <w:rPr>
                <w:rFonts w:eastAsia="Times New Roman" w:cstheme="minorHAnsi"/>
                <w:b/>
                <w:bCs/>
                <w:color w:val="000000"/>
              </w:rPr>
              <w:t>Description</w:t>
            </w:r>
          </w:p>
        </w:tc>
        <w:tc>
          <w:tcPr>
            <w:tcW w:w="2657" w:type="dxa"/>
            <w:tcBorders>
              <w:top w:val="single" w:sz="4" w:space="0" w:color="auto"/>
              <w:left w:val="nil"/>
              <w:bottom w:val="single" w:sz="4" w:space="0" w:color="auto"/>
              <w:right w:val="single" w:sz="4" w:space="0" w:color="auto"/>
            </w:tcBorders>
            <w:shd w:val="clear" w:color="auto" w:fill="auto"/>
            <w:noWrap/>
            <w:vAlign w:val="bottom"/>
            <w:hideMark/>
          </w:tcPr>
          <w:p w14:paraId="7ADAA710" w14:textId="77777777" w:rsidR="00911053" w:rsidRPr="00D847E6" w:rsidRDefault="00911053" w:rsidP="00911053">
            <w:pPr>
              <w:spacing w:after="0" w:line="240" w:lineRule="auto"/>
              <w:jc w:val="center"/>
              <w:rPr>
                <w:rFonts w:eastAsia="Times New Roman" w:cstheme="minorHAnsi"/>
                <w:b/>
                <w:bCs/>
                <w:color w:val="000000"/>
              </w:rPr>
            </w:pPr>
            <w:r w:rsidRPr="00D847E6">
              <w:rPr>
                <w:rFonts w:eastAsia="Times New Roman" w:cstheme="minorHAnsi"/>
                <w:b/>
                <w:bCs/>
                <w:color w:val="000000"/>
              </w:rPr>
              <w:t>Example</w:t>
            </w:r>
          </w:p>
        </w:tc>
      </w:tr>
      <w:tr w:rsidR="00911053" w:rsidRPr="00D847E6" w14:paraId="3AF621EC"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31018365"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Platform Name</w:t>
            </w:r>
          </w:p>
        </w:tc>
        <w:tc>
          <w:tcPr>
            <w:tcW w:w="2847" w:type="dxa"/>
            <w:tcBorders>
              <w:top w:val="nil"/>
              <w:left w:val="nil"/>
              <w:bottom w:val="single" w:sz="4" w:space="0" w:color="auto"/>
              <w:right w:val="single" w:sz="4" w:space="0" w:color="auto"/>
            </w:tcBorders>
            <w:shd w:val="clear" w:color="auto" w:fill="auto"/>
            <w:noWrap/>
            <w:vAlign w:val="center"/>
            <w:hideMark/>
          </w:tcPr>
          <w:p w14:paraId="221A9568"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&lt;&lt;Enter</w:t>
            </w:r>
            <w:r>
              <w:rPr>
                <w:rFonts w:eastAsia="Times New Roman" w:cstheme="minorHAnsi"/>
                <w:color w:val="333333"/>
              </w:rPr>
              <w:t xml:space="preserve"> a Friendly</w:t>
            </w:r>
            <w:r w:rsidRPr="00D847E6">
              <w:rPr>
                <w:rFonts w:eastAsia="Times New Roman" w:cstheme="minorHAnsi"/>
                <w:color w:val="333333"/>
              </w:rPr>
              <w:t xml:space="preserve"> Name of the Platform</w:t>
            </w:r>
            <w:r>
              <w:rPr>
                <w:rFonts w:eastAsia="Times New Roman" w:cstheme="minorHAnsi"/>
                <w:color w:val="333333"/>
              </w:rPr>
              <w:t>. The name is an alias which would be used to identify the instance of the platform in an Enterprise</w:t>
            </w:r>
            <w:r w:rsidRPr="00D847E6">
              <w:rPr>
                <w:rFonts w:eastAsia="Times New Roman" w:cstheme="minorHAnsi"/>
                <w:color w:val="333333"/>
              </w:rPr>
              <w:t>&gt;&gt;</w:t>
            </w:r>
          </w:p>
        </w:tc>
        <w:tc>
          <w:tcPr>
            <w:tcW w:w="2657" w:type="dxa"/>
            <w:tcBorders>
              <w:top w:val="nil"/>
              <w:left w:val="nil"/>
              <w:bottom w:val="single" w:sz="4" w:space="0" w:color="auto"/>
              <w:right w:val="single" w:sz="4" w:space="0" w:color="auto"/>
            </w:tcBorders>
            <w:shd w:val="clear" w:color="auto" w:fill="auto"/>
            <w:noWrap/>
            <w:vAlign w:val="bottom"/>
            <w:hideMark/>
          </w:tcPr>
          <w:p w14:paraId="70E276D8" w14:textId="77777777" w:rsidR="00911053" w:rsidRPr="00D847E6" w:rsidRDefault="00911053" w:rsidP="00911053">
            <w:pPr>
              <w:spacing w:after="0" w:line="240" w:lineRule="auto"/>
              <w:rPr>
                <w:rFonts w:eastAsia="Times New Roman" w:cstheme="minorHAnsi"/>
                <w:color w:val="000000"/>
              </w:rPr>
            </w:pPr>
            <w:proofErr w:type="spellStart"/>
            <w:r w:rsidRPr="00D847E6">
              <w:rPr>
                <w:rFonts w:eastAsia="Times New Roman" w:cstheme="minorHAnsi"/>
                <w:color w:val="000000"/>
              </w:rPr>
              <w:t>Demo</w:t>
            </w:r>
            <w:r>
              <w:rPr>
                <w:rFonts w:eastAsia="Times New Roman" w:cstheme="minorHAnsi"/>
                <w:color w:val="000000"/>
              </w:rPr>
              <w:t>AA</w:t>
            </w:r>
            <w:r w:rsidRPr="00D847E6">
              <w:rPr>
                <w:rFonts w:eastAsia="Times New Roman" w:cstheme="minorHAnsi"/>
                <w:color w:val="000000"/>
              </w:rPr>
              <w:t>Platform</w:t>
            </w:r>
            <w:proofErr w:type="spellEnd"/>
          </w:p>
        </w:tc>
      </w:tr>
      <w:tr w:rsidR="00911053" w:rsidRPr="00D847E6" w14:paraId="299154CC" w14:textId="77777777" w:rsidTr="00911053">
        <w:trPr>
          <w:trHeight w:val="596"/>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0F80327B"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Host Name</w:t>
            </w:r>
          </w:p>
        </w:tc>
        <w:tc>
          <w:tcPr>
            <w:tcW w:w="2847" w:type="dxa"/>
            <w:tcBorders>
              <w:top w:val="nil"/>
              <w:left w:val="nil"/>
              <w:bottom w:val="single" w:sz="4" w:space="0" w:color="auto"/>
              <w:right w:val="single" w:sz="4" w:space="0" w:color="auto"/>
            </w:tcBorders>
            <w:shd w:val="clear" w:color="auto" w:fill="auto"/>
            <w:vAlign w:val="bottom"/>
            <w:hideMark/>
          </w:tcPr>
          <w:p w14:paraId="441D40B2" w14:textId="18748A65"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Host Name </w:t>
            </w:r>
            <w:r w:rsidRPr="00F30B44">
              <w:rPr>
                <w:rFonts w:eastAsia="Times New Roman" w:cstheme="minorHAnsi"/>
                <w:color w:val="000000"/>
              </w:rPr>
              <w:t>of</w:t>
            </w:r>
            <w:r>
              <w:rPr>
                <w:rFonts w:eastAsia="Times New Roman" w:cstheme="minorHAnsi"/>
                <w:color w:val="000000"/>
              </w:rPr>
              <w:t xml:space="preserve"> the</w:t>
            </w:r>
            <w:r w:rsidRPr="00F30B44">
              <w:rPr>
                <w:rFonts w:eastAsia="Times New Roman" w:cstheme="minorHAnsi"/>
                <w:color w:val="000000"/>
              </w:rPr>
              <w:t xml:space="preserve"> Control</w:t>
            </w:r>
            <w:r w:rsidRPr="00D847E6">
              <w:rPr>
                <w:rFonts w:eastAsia="Times New Roman" w:cstheme="minorHAnsi"/>
                <w:color w:val="000000"/>
              </w:rPr>
              <w:t xml:space="preserve"> Tower Machine</w:t>
            </w:r>
            <w:r w:rsidR="00DD4561">
              <w:rPr>
                <w:rFonts w:eastAsia="Times New Roman" w:cstheme="minorHAnsi"/>
                <w:color w:val="000000"/>
              </w:rPr>
              <w:t xml:space="preserve"> which would be used during the monitoring and remediation process</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3147C65B" w14:textId="4F8E56F6"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VM00001</w:t>
            </w:r>
          </w:p>
        </w:tc>
      </w:tr>
      <w:tr w:rsidR="00911053" w:rsidRPr="00D847E6" w14:paraId="4E76F09E"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476ED161"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lastRenderedPageBreak/>
              <w:t xml:space="preserve">Control Tower URL </w:t>
            </w:r>
          </w:p>
        </w:tc>
        <w:tc>
          <w:tcPr>
            <w:tcW w:w="2847" w:type="dxa"/>
            <w:tcBorders>
              <w:top w:val="nil"/>
              <w:left w:val="nil"/>
              <w:bottom w:val="single" w:sz="4" w:space="0" w:color="auto"/>
              <w:right w:val="single" w:sz="4" w:space="0" w:color="auto"/>
            </w:tcBorders>
            <w:shd w:val="clear" w:color="auto" w:fill="auto"/>
            <w:noWrap/>
            <w:vAlign w:val="bottom"/>
            <w:hideMark/>
          </w:tcPr>
          <w:p w14:paraId="016343B8" w14:textId="7B02DC4E"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&lt;&lt;Enter Control Tower URL</w:t>
            </w:r>
            <w:r w:rsidR="00DD4561">
              <w:rPr>
                <w:rFonts w:eastAsia="Times New Roman" w:cstheme="minorHAnsi"/>
                <w:color w:val="000000"/>
              </w:rPr>
              <w:t xml:space="preserve"> which would be used to access the control tower services for monitoring and remediation process</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58299646" w14:textId="4D365472" w:rsidR="00911053" w:rsidRPr="00D847E6" w:rsidRDefault="00BF474B" w:rsidP="00911053">
            <w:pPr>
              <w:spacing w:after="0" w:line="240" w:lineRule="auto"/>
              <w:rPr>
                <w:rFonts w:eastAsia="Times New Roman" w:cstheme="minorHAnsi"/>
                <w:color w:val="0563C1"/>
                <w:u w:val="single"/>
              </w:rPr>
            </w:pPr>
            <w:hyperlink r:id="rId15" w:history="1">
              <w:r w:rsidR="00911053" w:rsidRPr="00D847E6">
                <w:rPr>
                  <w:rFonts w:eastAsia="Times New Roman" w:cstheme="minorHAnsi"/>
                  <w:color w:val="0563C1"/>
                  <w:u w:val="single"/>
                </w:rPr>
                <w:t>http//VM00001/</w:t>
              </w:r>
            </w:hyperlink>
          </w:p>
        </w:tc>
      </w:tr>
      <w:tr w:rsidR="00911053" w:rsidRPr="00D847E6" w14:paraId="2E362FBD"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43F9C600"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 xml:space="preserve">Control Tower </w:t>
            </w:r>
            <w:proofErr w:type="gramStart"/>
            <w:r w:rsidRPr="00D847E6">
              <w:rPr>
                <w:rFonts w:eastAsia="Times New Roman" w:cstheme="minorHAnsi"/>
                <w:color w:val="333333"/>
              </w:rPr>
              <w:t>User Name</w:t>
            </w:r>
            <w:proofErr w:type="gramEnd"/>
          </w:p>
        </w:tc>
        <w:tc>
          <w:tcPr>
            <w:tcW w:w="2847" w:type="dxa"/>
            <w:tcBorders>
              <w:top w:val="nil"/>
              <w:left w:val="nil"/>
              <w:bottom w:val="single" w:sz="4" w:space="0" w:color="auto"/>
              <w:right w:val="single" w:sz="4" w:space="0" w:color="auto"/>
            </w:tcBorders>
            <w:shd w:val="clear" w:color="auto" w:fill="auto"/>
            <w:noWrap/>
            <w:vAlign w:val="center"/>
            <w:hideMark/>
          </w:tcPr>
          <w:p w14:paraId="612EADB7" w14:textId="5B6901FE" w:rsidR="00180F9E"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Control Tower API User </w:t>
            </w:r>
            <w:proofErr w:type="gramStart"/>
            <w:r w:rsidRPr="00D847E6">
              <w:rPr>
                <w:rFonts w:eastAsia="Times New Roman" w:cstheme="minorHAnsi"/>
                <w:color w:val="000000"/>
              </w:rPr>
              <w:t>Name</w:t>
            </w:r>
            <w:r w:rsidR="00DD4561">
              <w:rPr>
                <w:rFonts w:eastAsia="Times New Roman" w:cstheme="minorHAnsi"/>
                <w:color w:val="000000"/>
              </w:rPr>
              <w:t xml:space="preserve">  which</w:t>
            </w:r>
            <w:proofErr w:type="gramEnd"/>
            <w:r w:rsidR="00DD4561">
              <w:rPr>
                <w:rFonts w:eastAsia="Times New Roman" w:cstheme="minorHAnsi"/>
                <w:color w:val="000000"/>
              </w:rPr>
              <w:t xml:space="preserve"> would be used for </w:t>
            </w:r>
            <w:r w:rsidR="00902290">
              <w:rPr>
                <w:rFonts w:eastAsia="Times New Roman" w:cstheme="minorHAnsi"/>
                <w:color w:val="000000"/>
              </w:rPr>
              <w:t xml:space="preserve">authentication </w:t>
            </w:r>
            <w:r w:rsidR="00902290" w:rsidRPr="00D847E6">
              <w:rPr>
                <w:rFonts w:eastAsia="Times New Roman" w:cstheme="minorHAnsi"/>
                <w:color w:val="000000"/>
              </w:rPr>
              <w:t>&gt;</w:t>
            </w:r>
            <w:r w:rsidRPr="00D847E6">
              <w:rPr>
                <w:rFonts w:eastAsia="Times New Roman" w:cstheme="minorHAnsi"/>
                <w:color w:val="000000"/>
              </w:rPr>
              <w:t>&gt;</w:t>
            </w:r>
            <w:r>
              <w:rPr>
                <w:rFonts w:eastAsia="Times New Roman" w:cstheme="minorHAnsi"/>
                <w:color w:val="000000"/>
              </w:rPr>
              <w:t xml:space="preserve"> </w:t>
            </w:r>
            <w:r w:rsidR="003108D0">
              <w:rPr>
                <w:rFonts w:eastAsia="Times New Roman" w:cstheme="minorHAnsi"/>
                <w:color w:val="000000"/>
              </w:rPr>
              <w:t xml:space="preserve"> </w:t>
            </w:r>
            <w:r w:rsidR="00D14E8E">
              <w:rPr>
                <w:rFonts w:eastAsia="Times New Roman" w:cstheme="minorHAnsi"/>
                <w:color w:val="000000"/>
              </w:rPr>
              <w:t xml:space="preserve">(Get the API </w:t>
            </w:r>
            <w:r w:rsidR="006664C4">
              <w:rPr>
                <w:rFonts w:eastAsia="Times New Roman" w:cstheme="minorHAnsi"/>
                <w:color w:val="000000"/>
              </w:rPr>
              <w:t>user name and password</w:t>
            </w:r>
            <w:r w:rsidR="00D14E8E">
              <w:rPr>
                <w:rFonts w:eastAsia="Times New Roman" w:cstheme="minorHAnsi"/>
                <w:color w:val="000000"/>
              </w:rPr>
              <w:t xml:space="preserve"> from </w:t>
            </w:r>
            <w:r w:rsidR="006664C4">
              <w:rPr>
                <w:rFonts w:eastAsia="Times New Roman" w:cstheme="minorHAnsi"/>
                <w:color w:val="000000"/>
              </w:rPr>
              <w:t>Automation Anywhere Administrator</w:t>
            </w:r>
            <w:r w:rsidR="00CD5295">
              <w:rPr>
                <w:rFonts w:eastAsia="Times New Roman" w:cstheme="minorHAnsi"/>
                <w:color w:val="000000"/>
              </w:rPr>
              <w:t xml:space="preserve"> with the following </w:t>
            </w:r>
            <w:r w:rsidR="00180F9E">
              <w:rPr>
                <w:rFonts w:eastAsia="Times New Roman" w:cstheme="minorHAnsi"/>
                <w:color w:val="000000"/>
              </w:rPr>
              <w:t>permission</w:t>
            </w:r>
          </w:p>
          <w:p w14:paraId="7A5080F0" w14:textId="33F2AFDA" w:rsidR="00180F9E" w:rsidRDefault="00180F9E" w:rsidP="00180F9E">
            <w:pPr>
              <w:pStyle w:val="ListParagraph"/>
              <w:numPr>
                <w:ilvl w:val="0"/>
                <w:numId w:val="27"/>
              </w:numPr>
              <w:spacing w:after="0" w:line="240" w:lineRule="auto"/>
              <w:rPr>
                <w:rFonts w:eastAsia="Times New Roman" w:cstheme="minorHAnsi"/>
                <w:color w:val="000000"/>
              </w:rPr>
            </w:pPr>
            <w:r>
              <w:rPr>
                <w:rFonts w:eastAsia="Times New Roman" w:cstheme="minorHAnsi"/>
                <w:color w:val="000000"/>
              </w:rPr>
              <w:t>Check the device Status</w:t>
            </w:r>
          </w:p>
          <w:p w14:paraId="602DB75A" w14:textId="02D48029" w:rsidR="00911053" w:rsidRPr="00180F9E" w:rsidRDefault="00180F9E" w:rsidP="00180F9E">
            <w:pPr>
              <w:pStyle w:val="ListParagraph"/>
              <w:numPr>
                <w:ilvl w:val="0"/>
                <w:numId w:val="27"/>
              </w:numPr>
              <w:spacing w:after="0" w:line="240" w:lineRule="auto"/>
              <w:rPr>
                <w:rFonts w:eastAsia="Times New Roman" w:cstheme="minorHAnsi"/>
                <w:color w:val="000000"/>
              </w:rPr>
            </w:pPr>
            <w:r>
              <w:rPr>
                <w:rFonts w:eastAsia="Times New Roman" w:cstheme="minorHAnsi"/>
                <w:color w:val="000000"/>
              </w:rPr>
              <w:t>Deploy Bot</w:t>
            </w:r>
            <w:r w:rsidRPr="00180F9E">
              <w:rPr>
                <w:rFonts w:eastAsia="Times New Roman" w:cstheme="minorHAnsi"/>
                <w:color w:val="000000"/>
              </w:rPr>
              <w:t>)</w:t>
            </w:r>
          </w:p>
        </w:tc>
        <w:tc>
          <w:tcPr>
            <w:tcW w:w="2657" w:type="dxa"/>
            <w:tcBorders>
              <w:top w:val="nil"/>
              <w:left w:val="nil"/>
              <w:bottom w:val="single" w:sz="4" w:space="0" w:color="auto"/>
              <w:right w:val="single" w:sz="4" w:space="0" w:color="auto"/>
            </w:tcBorders>
            <w:shd w:val="clear" w:color="auto" w:fill="auto"/>
            <w:noWrap/>
            <w:vAlign w:val="bottom"/>
            <w:hideMark/>
          </w:tcPr>
          <w:p w14:paraId="54DFF13A" w14:textId="77777777" w:rsidR="00911053" w:rsidRPr="00D847E6" w:rsidRDefault="00911053" w:rsidP="00911053">
            <w:pPr>
              <w:spacing w:after="0" w:line="240" w:lineRule="auto"/>
              <w:rPr>
                <w:rFonts w:eastAsia="Times New Roman" w:cstheme="minorHAnsi"/>
                <w:color w:val="000000"/>
              </w:rPr>
            </w:pPr>
            <w:proofErr w:type="spellStart"/>
            <w:r w:rsidRPr="00D847E6">
              <w:rPr>
                <w:rFonts w:eastAsia="Times New Roman" w:cstheme="minorHAnsi"/>
                <w:color w:val="000000"/>
              </w:rPr>
              <w:t>Apiuser</w:t>
            </w:r>
            <w:proofErr w:type="spellEnd"/>
          </w:p>
        </w:tc>
      </w:tr>
      <w:tr w:rsidR="00911053" w:rsidRPr="00D847E6" w14:paraId="238AFA35"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6FD22E30"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Control Tower Password</w:t>
            </w:r>
          </w:p>
        </w:tc>
        <w:tc>
          <w:tcPr>
            <w:tcW w:w="2847" w:type="dxa"/>
            <w:tcBorders>
              <w:top w:val="nil"/>
              <w:left w:val="nil"/>
              <w:bottom w:val="single" w:sz="4" w:space="0" w:color="auto"/>
              <w:right w:val="single" w:sz="4" w:space="0" w:color="auto"/>
            </w:tcBorders>
            <w:shd w:val="clear" w:color="auto" w:fill="auto"/>
            <w:noWrap/>
            <w:vAlign w:val="center"/>
            <w:hideMark/>
          </w:tcPr>
          <w:p w14:paraId="6D42E10B" w14:textId="3F7FA319"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&lt;&lt;Enter Control Tower API Password</w:t>
            </w:r>
            <w:r w:rsidR="00DD4561">
              <w:rPr>
                <w:rFonts w:eastAsia="Times New Roman" w:cstheme="minorHAnsi"/>
                <w:color w:val="000000"/>
              </w:rPr>
              <w:t xml:space="preserve">   which would be used for authentication </w:t>
            </w:r>
            <w:r w:rsidR="00DD4561" w:rsidRPr="00D847E6">
              <w:rPr>
                <w:rFonts w:eastAsia="Times New Roman" w:cstheme="minorHAnsi"/>
                <w:color w:val="000000"/>
              </w:rPr>
              <w:t xml:space="preserve">  </w:t>
            </w:r>
            <w:r w:rsidR="00DD4561">
              <w:rPr>
                <w:rFonts w:eastAsia="Times New Roman" w:cstheme="minorHAnsi"/>
                <w:color w:val="000000"/>
              </w:rPr>
              <w:t xml:space="preserve">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bottom"/>
            <w:hideMark/>
          </w:tcPr>
          <w:p w14:paraId="39C05BB5"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w:t>
            </w:r>
          </w:p>
        </w:tc>
      </w:tr>
      <w:tr w:rsidR="00911053" w:rsidRPr="00D847E6" w14:paraId="3BA9F3F2"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25AD99B9"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IP Address</w:t>
            </w:r>
          </w:p>
        </w:tc>
        <w:tc>
          <w:tcPr>
            <w:tcW w:w="2847" w:type="dxa"/>
            <w:tcBorders>
              <w:top w:val="nil"/>
              <w:left w:val="nil"/>
              <w:bottom w:val="single" w:sz="4" w:space="0" w:color="auto"/>
              <w:right w:val="single" w:sz="4" w:space="0" w:color="auto"/>
            </w:tcBorders>
            <w:shd w:val="clear" w:color="auto" w:fill="auto"/>
            <w:noWrap/>
            <w:vAlign w:val="center"/>
            <w:hideMark/>
          </w:tcPr>
          <w:p w14:paraId="0FEF1937" w14:textId="6506DA4C"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Control Tower IP </w:t>
            </w:r>
            <w:r w:rsidR="006C4EC1" w:rsidRPr="00D847E6">
              <w:rPr>
                <w:rFonts w:eastAsia="Times New Roman" w:cstheme="minorHAnsi"/>
                <w:color w:val="000000"/>
              </w:rPr>
              <w:t>Address</w:t>
            </w:r>
            <w:r w:rsidR="006C4EC1">
              <w:rPr>
                <w:rFonts w:eastAsia="Times New Roman" w:cstheme="minorHAnsi"/>
                <w:color w:val="000000"/>
              </w:rPr>
              <w:t xml:space="preserve"> which</w:t>
            </w:r>
            <w:r w:rsidR="004C18BD">
              <w:rPr>
                <w:rFonts w:eastAsia="Times New Roman" w:cstheme="minorHAnsi"/>
                <w:color w:val="000000"/>
              </w:rPr>
              <w:t xml:space="preserve"> would be used during the monitoring and remediation process</w:t>
            </w:r>
            <w:r w:rsidR="004C18BD" w:rsidRPr="00D847E6">
              <w:rPr>
                <w:rFonts w:eastAsia="Times New Roman" w:cstheme="minorHAnsi"/>
                <w:color w:val="000000"/>
              </w:rPr>
              <w:t xml:space="preserve">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bottom"/>
            <w:hideMark/>
          </w:tcPr>
          <w:p w14:paraId="62A6FFA3"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10.0.0.1</w:t>
            </w:r>
          </w:p>
        </w:tc>
      </w:tr>
      <w:tr w:rsidR="00911053" w:rsidRPr="00D847E6" w14:paraId="36E729D7"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02005BB1"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 xml:space="preserve">Service </w:t>
            </w:r>
            <w:proofErr w:type="gramStart"/>
            <w:r w:rsidRPr="00D847E6">
              <w:rPr>
                <w:rFonts w:eastAsia="Times New Roman" w:cstheme="minorHAnsi"/>
                <w:color w:val="333333"/>
              </w:rPr>
              <w:t>User Name</w:t>
            </w:r>
            <w:proofErr w:type="gramEnd"/>
          </w:p>
        </w:tc>
        <w:tc>
          <w:tcPr>
            <w:tcW w:w="2847" w:type="dxa"/>
            <w:tcBorders>
              <w:top w:val="nil"/>
              <w:left w:val="nil"/>
              <w:bottom w:val="single" w:sz="4" w:space="0" w:color="auto"/>
              <w:right w:val="single" w:sz="4" w:space="0" w:color="auto"/>
            </w:tcBorders>
            <w:shd w:val="clear" w:color="auto" w:fill="auto"/>
            <w:noWrap/>
            <w:vAlign w:val="center"/>
            <w:hideMark/>
          </w:tcPr>
          <w:p w14:paraId="72633FB6" w14:textId="0BCFFB61" w:rsidR="005D634F" w:rsidRDefault="00911053" w:rsidP="005D634F">
            <w:pPr>
              <w:spacing w:after="0" w:line="240" w:lineRule="auto"/>
              <w:rPr>
                <w:rFonts w:eastAsia="Times New Roman" w:cstheme="minorHAnsi"/>
                <w:color w:val="000000"/>
              </w:rPr>
            </w:pPr>
            <w:r w:rsidRPr="00D847E6">
              <w:rPr>
                <w:rFonts w:eastAsia="Times New Roman" w:cstheme="minorHAnsi"/>
                <w:color w:val="000000"/>
              </w:rPr>
              <w:t xml:space="preserve">&lt;&lt;Enter Windows Service </w:t>
            </w:r>
            <w:r w:rsidRPr="00F30B44">
              <w:rPr>
                <w:rFonts w:eastAsia="Times New Roman" w:cstheme="minorHAnsi"/>
                <w:color w:val="000000"/>
              </w:rPr>
              <w:t>Account</w:t>
            </w:r>
            <w:r w:rsidRPr="00D847E6">
              <w:rPr>
                <w:rFonts w:eastAsia="Times New Roman" w:cstheme="minorHAnsi"/>
                <w:color w:val="000000"/>
              </w:rPr>
              <w:t xml:space="preserve"> Name</w:t>
            </w:r>
            <w:r w:rsidR="008C49ED">
              <w:rPr>
                <w:rFonts w:eastAsia="Times New Roman" w:cstheme="minorHAnsi"/>
                <w:color w:val="000000"/>
              </w:rPr>
              <w:t xml:space="preserve"> which would be used to execute the monitoring and remediation actions </w:t>
            </w:r>
            <w:r w:rsidRPr="00D847E6">
              <w:rPr>
                <w:rFonts w:eastAsia="Times New Roman" w:cstheme="minorHAnsi"/>
                <w:color w:val="000000"/>
              </w:rPr>
              <w:t>&gt;&gt;</w:t>
            </w:r>
            <w:r w:rsidR="005D634F">
              <w:rPr>
                <w:rFonts w:eastAsia="Times New Roman" w:cstheme="minorHAnsi"/>
                <w:color w:val="000000"/>
              </w:rPr>
              <w:t xml:space="preserve"> </w:t>
            </w:r>
          </w:p>
          <w:p w14:paraId="7EC4DD93" w14:textId="1E45BDE2" w:rsidR="005D634F" w:rsidRPr="005D634F" w:rsidRDefault="005D634F" w:rsidP="005D634F">
            <w:pPr>
              <w:spacing w:after="0" w:line="240" w:lineRule="auto"/>
              <w:rPr>
                <w:rFonts w:ascii="Calibri" w:eastAsia="Times New Roman" w:hAnsi="Calibri" w:cstheme="minorHAnsi"/>
                <w:color w:val="000000"/>
              </w:rPr>
            </w:pPr>
            <w:r>
              <w:rPr>
                <w:rFonts w:eastAsia="Times New Roman" w:cstheme="minorHAnsi"/>
                <w:color w:val="000000"/>
              </w:rPr>
              <w:t>[</w:t>
            </w:r>
            <w:r w:rsidRPr="005D634F">
              <w:rPr>
                <w:rFonts w:ascii="Calibri" w:eastAsia="Times New Roman" w:hAnsi="Calibri" w:cstheme="minorHAnsi"/>
                <w:color w:val="000000"/>
              </w:rPr>
              <w:t>Service Account with access to run scripts remotely on all RPA components</w:t>
            </w:r>
            <w:r>
              <w:rPr>
                <w:rFonts w:ascii="Calibri" w:eastAsia="Times New Roman" w:hAnsi="Calibri" w:cstheme="minorHAnsi"/>
                <w:color w:val="000000"/>
              </w:rPr>
              <w:t>]</w:t>
            </w:r>
          </w:p>
          <w:p w14:paraId="62CA416F" w14:textId="27D3ADF2" w:rsidR="005D634F" w:rsidRPr="005D634F" w:rsidRDefault="005D634F" w:rsidP="005D634F">
            <w:pPr>
              <w:pStyle w:val="ListParagraph"/>
              <w:spacing w:after="0" w:line="240" w:lineRule="auto"/>
              <w:rPr>
                <w:rFonts w:eastAsia="Times New Roman" w:cstheme="minorHAnsi"/>
                <w:color w:val="000000"/>
              </w:rPr>
            </w:pPr>
          </w:p>
        </w:tc>
        <w:tc>
          <w:tcPr>
            <w:tcW w:w="2657" w:type="dxa"/>
            <w:tcBorders>
              <w:top w:val="nil"/>
              <w:left w:val="nil"/>
              <w:bottom w:val="single" w:sz="4" w:space="0" w:color="auto"/>
              <w:right w:val="single" w:sz="4" w:space="0" w:color="auto"/>
            </w:tcBorders>
            <w:shd w:val="clear" w:color="auto" w:fill="auto"/>
            <w:noWrap/>
            <w:vAlign w:val="center"/>
            <w:hideMark/>
          </w:tcPr>
          <w:p w14:paraId="043D18A5"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DomainName\</w:t>
            </w:r>
            <w:proofErr w:type="spellStart"/>
            <w:r w:rsidRPr="00D847E6">
              <w:rPr>
                <w:rFonts w:eastAsia="Times New Roman" w:cstheme="minorHAnsi"/>
                <w:color w:val="000000"/>
              </w:rPr>
              <w:t>ServiceUser</w:t>
            </w:r>
            <w:proofErr w:type="spellEnd"/>
          </w:p>
        </w:tc>
      </w:tr>
      <w:tr w:rsidR="00911053" w:rsidRPr="00D847E6" w14:paraId="65098AD2" w14:textId="77777777" w:rsidTr="00911053">
        <w:trPr>
          <w:trHeight w:val="298"/>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5D3CE3E9"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Service Password</w:t>
            </w:r>
          </w:p>
        </w:tc>
        <w:tc>
          <w:tcPr>
            <w:tcW w:w="2847" w:type="dxa"/>
            <w:tcBorders>
              <w:top w:val="nil"/>
              <w:left w:val="nil"/>
              <w:bottom w:val="single" w:sz="4" w:space="0" w:color="auto"/>
              <w:right w:val="single" w:sz="4" w:space="0" w:color="auto"/>
            </w:tcBorders>
            <w:shd w:val="clear" w:color="auto" w:fill="auto"/>
            <w:noWrap/>
            <w:vAlign w:val="center"/>
            <w:hideMark/>
          </w:tcPr>
          <w:p w14:paraId="04005470" w14:textId="04B45CB8"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Windows Service </w:t>
            </w:r>
            <w:r w:rsidRPr="00F30B44">
              <w:rPr>
                <w:rFonts w:eastAsia="Times New Roman" w:cstheme="minorHAnsi"/>
                <w:color w:val="000000"/>
              </w:rPr>
              <w:t>Account</w:t>
            </w:r>
            <w:r w:rsidRPr="00D847E6">
              <w:rPr>
                <w:rFonts w:eastAsia="Times New Roman" w:cstheme="minorHAnsi"/>
                <w:color w:val="000000"/>
              </w:rPr>
              <w:t xml:space="preserve"> </w:t>
            </w:r>
            <w:r w:rsidR="006C4EC1" w:rsidRPr="00D847E6">
              <w:rPr>
                <w:rFonts w:eastAsia="Times New Roman" w:cstheme="minorHAnsi"/>
                <w:color w:val="000000"/>
              </w:rPr>
              <w:t>Password</w:t>
            </w:r>
            <w:r w:rsidR="006C4EC1">
              <w:rPr>
                <w:rFonts w:eastAsia="Times New Roman" w:cstheme="minorHAnsi"/>
                <w:color w:val="000000"/>
              </w:rPr>
              <w:t xml:space="preserve"> which</w:t>
            </w:r>
            <w:r w:rsidR="008C49ED">
              <w:rPr>
                <w:rFonts w:eastAsia="Times New Roman" w:cstheme="minorHAnsi"/>
                <w:color w:val="000000"/>
              </w:rPr>
              <w:t xml:space="preserve"> would be used to execute the monitoring and remediation actions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1BB40AA8"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w:t>
            </w:r>
          </w:p>
        </w:tc>
      </w:tr>
      <w:tr w:rsidR="00911053" w:rsidRPr="00D847E6" w14:paraId="11978ACB"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3A1F988B"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Database Host Name</w:t>
            </w:r>
          </w:p>
        </w:tc>
        <w:tc>
          <w:tcPr>
            <w:tcW w:w="2847" w:type="dxa"/>
            <w:tcBorders>
              <w:top w:val="nil"/>
              <w:left w:val="nil"/>
              <w:bottom w:val="single" w:sz="4" w:space="0" w:color="auto"/>
              <w:right w:val="single" w:sz="4" w:space="0" w:color="auto"/>
            </w:tcBorders>
            <w:shd w:val="clear" w:color="auto" w:fill="auto"/>
            <w:noWrap/>
            <w:vAlign w:val="center"/>
            <w:hideMark/>
          </w:tcPr>
          <w:p w14:paraId="692BE8CE" w14:textId="09E20096"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Control Tower Database Server Host </w:t>
            </w:r>
            <w:r w:rsidR="00B012B8" w:rsidRPr="00D847E6">
              <w:rPr>
                <w:rFonts w:eastAsia="Times New Roman" w:cstheme="minorHAnsi"/>
                <w:color w:val="000000"/>
              </w:rPr>
              <w:t>Name</w:t>
            </w:r>
            <w:r w:rsidR="00B012B8">
              <w:rPr>
                <w:rFonts w:eastAsia="Times New Roman" w:cstheme="minorHAnsi"/>
                <w:color w:val="000000"/>
              </w:rPr>
              <w:t xml:space="preserve"> which would be used during the auto configuration, monitoring, and remediation process</w:t>
            </w:r>
            <w:r w:rsidR="00B012B8" w:rsidRPr="00D847E6">
              <w:rPr>
                <w:rFonts w:eastAsia="Times New Roman" w:cstheme="minorHAnsi"/>
                <w:color w:val="000000"/>
              </w:rPr>
              <w:t xml:space="preserve">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548F1EA5"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VM00001</w:t>
            </w:r>
          </w:p>
        </w:tc>
      </w:tr>
      <w:tr w:rsidR="00911053" w:rsidRPr="00D847E6" w14:paraId="2C9D2BBE"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7DB441F8"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lastRenderedPageBreak/>
              <w:t>Database Type</w:t>
            </w:r>
          </w:p>
        </w:tc>
        <w:tc>
          <w:tcPr>
            <w:tcW w:w="2847" w:type="dxa"/>
            <w:tcBorders>
              <w:top w:val="nil"/>
              <w:left w:val="nil"/>
              <w:bottom w:val="single" w:sz="4" w:space="0" w:color="auto"/>
              <w:right w:val="single" w:sz="4" w:space="0" w:color="auto"/>
            </w:tcBorders>
            <w:shd w:val="clear" w:color="auto" w:fill="auto"/>
            <w:noWrap/>
            <w:vAlign w:val="center"/>
            <w:hideMark/>
          </w:tcPr>
          <w:p w14:paraId="0753B817" w14:textId="734DD1D2"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&lt;&lt;</w:t>
            </w:r>
            <w:r w:rsidR="006C4EC1">
              <w:rPr>
                <w:rFonts w:eastAsia="Times New Roman" w:cstheme="minorHAnsi"/>
                <w:color w:val="000000"/>
              </w:rPr>
              <w:t>Select</w:t>
            </w:r>
            <w:r w:rsidRPr="00D847E6">
              <w:rPr>
                <w:rFonts w:eastAsia="Times New Roman" w:cstheme="minorHAnsi"/>
                <w:color w:val="000000"/>
              </w:rPr>
              <w:t xml:space="preserve"> Control Tower Database</w:t>
            </w:r>
            <w:r w:rsidRPr="00F30B44">
              <w:rPr>
                <w:rFonts w:eastAsia="Times New Roman" w:cstheme="minorHAnsi"/>
                <w:color w:val="000000"/>
              </w:rPr>
              <w:t xml:space="preserve"> </w:t>
            </w:r>
            <w:r w:rsidRPr="00D847E6">
              <w:rPr>
                <w:rFonts w:eastAsia="Times New Roman" w:cstheme="minorHAnsi"/>
                <w:color w:val="000000"/>
              </w:rPr>
              <w:t>Type</w:t>
            </w:r>
            <w:r w:rsidR="00DD2628">
              <w:rPr>
                <w:rFonts w:eastAsia="Times New Roman" w:cstheme="minorHAnsi"/>
                <w:color w:val="000000"/>
              </w:rPr>
              <w:t xml:space="preserve"> (Currently we are supporting SQL Server</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31C9FA89"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SQL Server</w:t>
            </w:r>
          </w:p>
        </w:tc>
      </w:tr>
      <w:tr w:rsidR="00911053" w:rsidRPr="00D847E6" w14:paraId="75F6DF4F"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24A3E6ED"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Database IP Address</w:t>
            </w:r>
          </w:p>
        </w:tc>
        <w:tc>
          <w:tcPr>
            <w:tcW w:w="2847" w:type="dxa"/>
            <w:tcBorders>
              <w:top w:val="nil"/>
              <w:left w:val="nil"/>
              <w:bottom w:val="single" w:sz="4" w:space="0" w:color="auto"/>
              <w:right w:val="single" w:sz="4" w:space="0" w:color="auto"/>
            </w:tcBorders>
            <w:shd w:val="clear" w:color="auto" w:fill="auto"/>
            <w:noWrap/>
            <w:vAlign w:val="center"/>
            <w:hideMark/>
          </w:tcPr>
          <w:p w14:paraId="3EDECFD7" w14:textId="177401F4"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Control Tower Database Server IP </w:t>
            </w:r>
            <w:r w:rsidR="006C4EC1" w:rsidRPr="00D847E6">
              <w:rPr>
                <w:rFonts w:eastAsia="Times New Roman" w:cstheme="minorHAnsi"/>
                <w:color w:val="000000"/>
              </w:rPr>
              <w:t>Address</w:t>
            </w:r>
            <w:r w:rsidR="006C4EC1">
              <w:rPr>
                <w:rFonts w:eastAsia="Times New Roman" w:cstheme="minorHAnsi"/>
                <w:color w:val="000000"/>
              </w:rPr>
              <w:t xml:space="preserve"> which</w:t>
            </w:r>
            <w:r w:rsidR="00B012B8">
              <w:rPr>
                <w:rFonts w:eastAsia="Times New Roman" w:cstheme="minorHAnsi"/>
                <w:color w:val="000000"/>
              </w:rPr>
              <w:t xml:space="preserve"> would be used during the monitoring and remediation process</w:t>
            </w:r>
            <w:r w:rsidR="00B012B8" w:rsidRPr="00D847E6">
              <w:rPr>
                <w:rFonts w:eastAsia="Times New Roman" w:cstheme="minorHAnsi"/>
                <w:color w:val="000000"/>
              </w:rPr>
              <w:t xml:space="preserve">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bottom"/>
            <w:hideMark/>
          </w:tcPr>
          <w:p w14:paraId="04D8385C"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10.0.0.1</w:t>
            </w:r>
          </w:p>
        </w:tc>
      </w:tr>
      <w:tr w:rsidR="00911053" w:rsidRPr="00D847E6" w14:paraId="65DC02A6"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1AE1DB41"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Database Name</w:t>
            </w:r>
          </w:p>
        </w:tc>
        <w:tc>
          <w:tcPr>
            <w:tcW w:w="2847" w:type="dxa"/>
            <w:tcBorders>
              <w:top w:val="nil"/>
              <w:left w:val="nil"/>
              <w:bottom w:val="single" w:sz="4" w:space="0" w:color="auto"/>
              <w:right w:val="single" w:sz="4" w:space="0" w:color="auto"/>
            </w:tcBorders>
            <w:shd w:val="clear" w:color="auto" w:fill="auto"/>
            <w:noWrap/>
            <w:vAlign w:val="center"/>
            <w:hideMark/>
          </w:tcPr>
          <w:p w14:paraId="65A50256" w14:textId="3F7A5890"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&lt;&lt;Enter Control Tower Database Name</w:t>
            </w:r>
            <w:r w:rsidR="001920CF">
              <w:rPr>
                <w:rFonts w:eastAsia="Times New Roman" w:cstheme="minorHAnsi"/>
                <w:color w:val="000000"/>
              </w:rPr>
              <w:t xml:space="preserve"> which would be used to connect the Database for Auto Configuration and Monitoring </w:t>
            </w:r>
            <w:r w:rsidR="00BD2792">
              <w:rPr>
                <w:rFonts w:eastAsia="Times New Roman" w:cstheme="minorHAnsi"/>
                <w:color w:val="000000"/>
              </w:rPr>
              <w:t>process</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06578027" w14:textId="77777777"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CRDB-NEW</w:t>
            </w:r>
          </w:p>
        </w:tc>
      </w:tr>
      <w:tr w:rsidR="00911053" w:rsidRPr="00D847E6" w14:paraId="75643F1F"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445E9A22"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 xml:space="preserve">Database </w:t>
            </w:r>
            <w:proofErr w:type="gramStart"/>
            <w:r w:rsidRPr="00D847E6">
              <w:rPr>
                <w:rFonts w:eastAsia="Times New Roman" w:cstheme="minorHAnsi"/>
                <w:color w:val="333333"/>
              </w:rPr>
              <w:t>User Name</w:t>
            </w:r>
            <w:proofErr w:type="gramEnd"/>
          </w:p>
        </w:tc>
        <w:tc>
          <w:tcPr>
            <w:tcW w:w="2847" w:type="dxa"/>
            <w:tcBorders>
              <w:top w:val="nil"/>
              <w:left w:val="nil"/>
              <w:bottom w:val="single" w:sz="4" w:space="0" w:color="auto"/>
              <w:right w:val="single" w:sz="4" w:space="0" w:color="auto"/>
            </w:tcBorders>
            <w:shd w:val="clear" w:color="auto" w:fill="auto"/>
            <w:noWrap/>
            <w:vAlign w:val="center"/>
            <w:hideMark/>
          </w:tcPr>
          <w:p w14:paraId="7C4BDF8B" w14:textId="346EBB3D"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Control Tower Database User </w:t>
            </w:r>
            <w:proofErr w:type="gramStart"/>
            <w:r w:rsidRPr="00D847E6">
              <w:rPr>
                <w:rFonts w:eastAsia="Times New Roman" w:cstheme="minorHAnsi"/>
                <w:color w:val="000000"/>
              </w:rPr>
              <w:t>N</w:t>
            </w:r>
            <w:r w:rsidR="00902290" w:rsidRPr="00D847E6">
              <w:rPr>
                <w:rFonts w:eastAsia="Times New Roman" w:cstheme="minorHAnsi"/>
                <w:color w:val="000000"/>
              </w:rPr>
              <w:t>ame</w:t>
            </w:r>
            <w:r w:rsidR="00902290">
              <w:rPr>
                <w:rFonts w:eastAsia="Times New Roman" w:cstheme="minorHAnsi"/>
                <w:color w:val="000000"/>
              </w:rPr>
              <w:t xml:space="preserve">  which</w:t>
            </w:r>
            <w:proofErr w:type="gramEnd"/>
            <w:r w:rsidR="00902290">
              <w:rPr>
                <w:rFonts w:eastAsia="Times New Roman" w:cstheme="minorHAnsi"/>
                <w:color w:val="000000"/>
              </w:rPr>
              <w:t xml:space="preserve"> would be used for database authentication </w:t>
            </w:r>
            <w:r w:rsidRPr="00D847E6">
              <w:rPr>
                <w:rFonts w:eastAsia="Times New Roman" w:cstheme="minorHAnsi"/>
                <w:color w:val="000000"/>
              </w:rPr>
              <w:t>&gt;&gt;</w:t>
            </w:r>
            <w:r w:rsidR="00EE194E">
              <w:rPr>
                <w:rFonts w:eastAsia="Times New Roman" w:cstheme="minorHAnsi"/>
                <w:color w:val="000000"/>
              </w:rPr>
              <w:t xml:space="preserve"> with read</w:t>
            </w:r>
            <w:r w:rsidR="00F05D73">
              <w:rPr>
                <w:rFonts w:eastAsia="Times New Roman" w:cstheme="minorHAnsi"/>
                <w:color w:val="000000"/>
              </w:rPr>
              <w:t xml:space="preserve"> </w:t>
            </w:r>
            <w:r w:rsidR="00EE194E">
              <w:rPr>
                <w:rFonts w:eastAsia="Times New Roman" w:cstheme="minorHAnsi"/>
                <w:color w:val="000000"/>
              </w:rPr>
              <w:t>only permission</w:t>
            </w:r>
            <w:r w:rsidR="006664C4">
              <w:rPr>
                <w:rFonts w:eastAsia="Times New Roman" w:cstheme="minorHAnsi"/>
                <w:color w:val="000000"/>
              </w:rPr>
              <w:t xml:space="preserve"> </w:t>
            </w:r>
            <w:r w:rsidR="00347B3E">
              <w:rPr>
                <w:rFonts w:eastAsia="Times New Roman" w:cstheme="minorHAnsi"/>
                <w:color w:val="000000"/>
              </w:rPr>
              <w:t>(Get</w:t>
            </w:r>
            <w:r w:rsidR="006664C4">
              <w:rPr>
                <w:rFonts w:eastAsia="Times New Roman" w:cstheme="minorHAnsi"/>
                <w:color w:val="000000"/>
              </w:rPr>
              <w:t xml:space="preserve"> the Database user name and password from Database administrator)</w:t>
            </w:r>
          </w:p>
        </w:tc>
        <w:tc>
          <w:tcPr>
            <w:tcW w:w="2657" w:type="dxa"/>
            <w:tcBorders>
              <w:top w:val="nil"/>
              <w:left w:val="nil"/>
              <w:bottom w:val="single" w:sz="4" w:space="0" w:color="auto"/>
              <w:right w:val="single" w:sz="4" w:space="0" w:color="auto"/>
            </w:tcBorders>
            <w:shd w:val="clear" w:color="auto" w:fill="auto"/>
            <w:noWrap/>
            <w:vAlign w:val="center"/>
            <w:hideMark/>
          </w:tcPr>
          <w:p w14:paraId="05CBC57F" w14:textId="77777777" w:rsidR="00911053" w:rsidRPr="00D847E6" w:rsidRDefault="00911053" w:rsidP="00911053">
            <w:pPr>
              <w:spacing w:after="0" w:line="240" w:lineRule="auto"/>
              <w:rPr>
                <w:rFonts w:eastAsia="Times New Roman" w:cstheme="minorHAnsi"/>
                <w:color w:val="000000"/>
              </w:rPr>
            </w:pPr>
            <w:proofErr w:type="spellStart"/>
            <w:r w:rsidRPr="00D847E6">
              <w:rPr>
                <w:rFonts w:eastAsia="Times New Roman" w:cstheme="minorHAnsi"/>
                <w:color w:val="000000"/>
              </w:rPr>
              <w:t>Appuser</w:t>
            </w:r>
            <w:proofErr w:type="spellEnd"/>
          </w:p>
        </w:tc>
      </w:tr>
      <w:tr w:rsidR="00911053" w:rsidRPr="00D847E6" w14:paraId="1F9F6B3D" w14:textId="77777777" w:rsidTr="00911053">
        <w:trPr>
          <w:trHeight w:val="313"/>
        </w:trPr>
        <w:tc>
          <w:tcPr>
            <w:tcW w:w="2463" w:type="dxa"/>
            <w:tcBorders>
              <w:top w:val="nil"/>
              <w:left w:val="single" w:sz="4" w:space="0" w:color="auto"/>
              <w:bottom w:val="single" w:sz="4" w:space="0" w:color="auto"/>
              <w:right w:val="single" w:sz="4" w:space="0" w:color="auto"/>
            </w:tcBorders>
            <w:shd w:val="clear" w:color="auto" w:fill="auto"/>
            <w:noWrap/>
            <w:vAlign w:val="center"/>
            <w:hideMark/>
          </w:tcPr>
          <w:p w14:paraId="21D68BFD" w14:textId="77777777" w:rsidR="00911053" w:rsidRPr="00D847E6" w:rsidRDefault="00911053" w:rsidP="00911053">
            <w:pPr>
              <w:spacing w:after="0" w:line="240" w:lineRule="auto"/>
              <w:rPr>
                <w:rFonts w:eastAsia="Times New Roman" w:cstheme="minorHAnsi"/>
                <w:color w:val="333333"/>
              </w:rPr>
            </w:pPr>
            <w:r w:rsidRPr="00D847E6">
              <w:rPr>
                <w:rFonts w:eastAsia="Times New Roman" w:cstheme="minorHAnsi"/>
                <w:color w:val="333333"/>
              </w:rPr>
              <w:t>Database Password</w:t>
            </w:r>
          </w:p>
        </w:tc>
        <w:tc>
          <w:tcPr>
            <w:tcW w:w="2847" w:type="dxa"/>
            <w:tcBorders>
              <w:top w:val="nil"/>
              <w:left w:val="nil"/>
              <w:bottom w:val="single" w:sz="4" w:space="0" w:color="auto"/>
              <w:right w:val="single" w:sz="4" w:space="0" w:color="auto"/>
            </w:tcBorders>
            <w:shd w:val="clear" w:color="auto" w:fill="auto"/>
            <w:noWrap/>
            <w:vAlign w:val="center"/>
            <w:hideMark/>
          </w:tcPr>
          <w:p w14:paraId="3EC528F9" w14:textId="111CA93D" w:rsidR="00911053" w:rsidRPr="00D847E6" w:rsidRDefault="00911053" w:rsidP="00911053">
            <w:pPr>
              <w:spacing w:after="0" w:line="240" w:lineRule="auto"/>
              <w:rPr>
                <w:rFonts w:eastAsia="Times New Roman" w:cstheme="minorHAnsi"/>
                <w:color w:val="000000"/>
              </w:rPr>
            </w:pPr>
            <w:r w:rsidRPr="00D847E6">
              <w:rPr>
                <w:rFonts w:eastAsia="Times New Roman" w:cstheme="minorHAnsi"/>
                <w:color w:val="000000"/>
              </w:rPr>
              <w:t xml:space="preserve">&lt;&lt;Enter Control Tower Database </w:t>
            </w:r>
            <w:r w:rsidR="003C6DA0" w:rsidRPr="00D847E6">
              <w:rPr>
                <w:rFonts w:eastAsia="Times New Roman" w:cstheme="minorHAnsi"/>
                <w:color w:val="000000"/>
              </w:rPr>
              <w:t>Password</w:t>
            </w:r>
            <w:r w:rsidR="003C6DA0">
              <w:rPr>
                <w:rFonts w:eastAsia="Times New Roman" w:cstheme="minorHAnsi"/>
                <w:color w:val="000000"/>
              </w:rPr>
              <w:t xml:space="preserve"> which</w:t>
            </w:r>
            <w:r w:rsidR="00902290">
              <w:rPr>
                <w:rFonts w:eastAsia="Times New Roman" w:cstheme="minorHAnsi"/>
                <w:color w:val="000000"/>
              </w:rPr>
              <w:t xml:space="preserve"> would be used for database authentication</w:t>
            </w:r>
            <w:r w:rsidR="00902290" w:rsidRPr="00D847E6">
              <w:rPr>
                <w:rFonts w:eastAsia="Times New Roman" w:cstheme="minorHAnsi"/>
                <w:color w:val="000000"/>
              </w:rPr>
              <w:t xml:space="preserve"> </w:t>
            </w:r>
            <w:r w:rsidRPr="00D847E6">
              <w:rPr>
                <w:rFonts w:eastAsia="Times New Roman" w:cstheme="minorHAnsi"/>
                <w:color w:val="000000"/>
              </w:rPr>
              <w:t>&gt;&gt;</w:t>
            </w:r>
          </w:p>
        </w:tc>
        <w:tc>
          <w:tcPr>
            <w:tcW w:w="2657" w:type="dxa"/>
            <w:tcBorders>
              <w:top w:val="nil"/>
              <w:left w:val="nil"/>
              <w:bottom w:val="single" w:sz="4" w:space="0" w:color="auto"/>
              <w:right w:val="single" w:sz="4" w:space="0" w:color="auto"/>
            </w:tcBorders>
            <w:shd w:val="clear" w:color="auto" w:fill="auto"/>
            <w:noWrap/>
            <w:vAlign w:val="center"/>
            <w:hideMark/>
          </w:tcPr>
          <w:p w14:paraId="2CC1BDE9" w14:textId="77777777" w:rsidR="00911053" w:rsidRPr="00D847E6" w:rsidRDefault="00911053" w:rsidP="00911053">
            <w:pPr>
              <w:keepNext/>
              <w:spacing w:after="0" w:line="240" w:lineRule="auto"/>
              <w:rPr>
                <w:rFonts w:eastAsia="Times New Roman" w:cstheme="minorHAnsi"/>
                <w:color w:val="000000"/>
              </w:rPr>
            </w:pPr>
            <w:r w:rsidRPr="00D847E6">
              <w:rPr>
                <w:rFonts w:eastAsia="Times New Roman" w:cstheme="minorHAnsi"/>
                <w:color w:val="000000"/>
              </w:rPr>
              <w:t>*******</w:t>
            </w:r>
          </w:p>
        </w:tc>
      </w:tr>
    </w:tbl>
    <w:p w14:paraId="5DB62BBB" w14:textId="5708A663" w:rsidR="00BE0968" w:rsidRDefault="00BE0968" w:rsidP="00BE0968">
      <w:pPr>
        <w:pStyle w:val="ListParagraph"/>
      </w:pPr>
    </w:p>
    <w:p w14:paraId="01E3F710" w14:textId="2189E526" w:rsidR="00911053" w:rsidRDefault="00911053" w:rsidP="00BE0968">
      <w:pPr>
        <w:pStyle w:val="ListParagraph"/>
      </w:pPr>
    </w:p>
    <w:p w14:paraId="4228AF75" w14:textId="2DE00561" w:rsidR="00911053" w:rsidRDefault="00911053" w:rsidP="00BE0968">
      <w:pPr>
        <w:pStyle w:val="ListParagraph"/>
      </w:pPr>
    </w:p>
    <w:p w14:paraId="063B26F8" w14:textId="77777777" w:rsidR="00911053" w:rsidRDefault="00911053" w:rsidP="00BE0968">
      <w:pPr>
        <w:pStyle w:val="ListParagraph"/>
      </w:pPr>
    </w:p>
    <w:p w14:paraId="04568CD5" w14:textId="076572FE" w:rsidR="00911053" w:rsidRDefault="00911053" w:rsidP="00911053">
      <w:pPr>
        <w:keepNext/>
        <w:rPr>
          <w:noProof/>
        </w:rPr>
      </w:pPr>
    </w:p>
    <w:p w14:paraId="59F922CF" w14:textId="26662E28" w:rsidR="00911053" w:rsidRDefault="00911053" w:rsidP="00911053">
      <w:pPr>
        <w:keepNext/>
        <w:rPr>
          <w:noProof/>
        </w:rPr>
      </w:pPr>
    </w:p>
    <w:p w14:paraId="39056AB5" w14:textId="1FDB61BF" w:rsidR="00B012B8" w:rsidRDefault="00B012B8" w:rsidP="00911053">
      <w:pPr>
        <w:keepNext/>
        <w:rPr>
          <w:noProof/>
        </w:rPr>
      </w:pPr>
    </w:p>
    <w:p w14:paraId="3E419482" w14:textId="74EB1AF0" w:rsidR="00B012B8" w:rsidRDefault="00B012B8" w:rsidP="00911053">
      <w:pPr>
        <w:keepNext/>
        <w:rPr>
          <w:noProof/>
        </w:rPr>
      </w:pPr>
    </w:p>
    <w:p w14:paraId="7A754F9C" w14:textId="017C1F91" w:rsidR="00B012B8" w:rsidRDefault="00B012B8" w:rsidP="00911053">
      <w:pPr>
        <w:keepNext/>
        <w:rPr>
          <w:noProof/>
        </w:rPr>
      </w:pPr>
    </w:p>
    <w:p w14:paraId="11D3B5F3" w14:textId="01F7EE91" w:rsidR="00B012B8" w:rsidRDefault="00B012B8" w:rsidP="00911053">
      <w:pPr>
        <w:keepNext/>
        <w:rPr>
          <w:noProof/>
        </w:rPr>
      </w:pPr>
    </w:p>
    <w:p w14:paraId="1F87F400" w14:textId="3DA8727D" w:rsidR="00B012B8" w:rsidRDefault="00B012B8" w:rsidP="00911053">
      <w:pPr>
        <w:keepNext/>
        <w:rPr>
          <w:noProof/>
        </w:rPr>
      </w:pPr>
    </w:p>
    <w:p w14:paraId="023D0D61" w14:textId="28720CE8" w:rsidR="00B012B8" w:rsidRDefault="00B012B8" w:rsidP="00911053">
      <w:pPr>
        <w:keepNext/>
        <w:rPr>
          <w:noProof/>
        </w:rPr>
      </w:pPr>
    </w:p>
    <w:p w14:paraId="6766DC5E" w14:textId="73A46511" w:rsidR="003C6DA0" w:rsidRDefault="003C6DA0" w:rsidP="003C6DA0">
      <w:pPr>
        <w:pStyle w:val="Caption"/>
        <w:framePr w:hSpace="180" w:wrap="around" w:vAnchor="text" w:hAnchor="page" w:x="5911" w:y="2570"/>
      </w:pPr>
      <w:r>
        <w:t xml:space="preserve">Table </w:t>
      </w:r>
      <w:fldSimple w:instr=" SEQ Table \* ARABIC ">
        <w:r w:rsidR="007D71FF">
          <w:rPr>
            <w:noProof/>
          </w:rPr>
          <w:t>2</w:t>
        </w:r>
      </w:fldSimple>
    </w:p>
    <w:p w14:paraId="3A65DACD" w14:textId="7087BEFD" w:rsidR="00012240" w:rsidRDefault="00012240" w:rsidP="00911053">
      <w:pPr>
        <w:keepNext/>
        <w:rPr>
          <w:noProof/>
        </w:rPr>
      </w:pPr>
    </w:p>
    <w:p w14:paraId="22B6EBEB" w14:textId="5E856186" w:rsidR="00012240" w:rsidRDefault="00012240" w:rsidP="00911053">
      <w:pPr>
        <w:keepNext/>
        <w:rPr>
          <w:noProof/>
        </w:rPr>
      </w:pPr>
    </w:p>
    <w:p w14:paraId="3DFB32A3" w14:textId="6A349F1D" w:rsidR="00012240" w:rsidRDefault="00012240" w:rsidP="00911053">
      <w:pPr>
        <w:keepNext/>
        <w:rPr>
          <w:noProof/>
        </w:rPr>
      </w:pPr>
    </w:p>
    <w:p w14:paraId="7FC910CB" w14:textId="7484318B" w:rsidR="00012240" w:rsidRDefault="00012240" w:rsidP="00911053">
      <w:pPr>
        <w:keepNext/>
        <w:rPr>
          <w:noProof/>
        </w:rPr>
      </w:pPr>
    </w:p>
    <w:p w14:paraId="0E6DA7FF" w14:textId="1FD296EA" w:rsidR="003C6DA0" w:rsidRDefault="003C6DA0" w:rsidP="00911053">
      <w:pPr>
        <w:keepNext/>
        <w:rPr>
          <w:noProof/>
        </w:rPr>
      </w:pPr>
    </w:p>
    <w:p w14:paraId="6CF4481A" w14:textId="77777777" w:rsidR="003C6DA0" w:rsidRDefault="003C6DA0" w:rsidP="00911053">
      <w:pPr>
        <w:keepNext/>
        <w:rPr>
          <w:noProof/>
        </w:rPr>
      </w:pPr>
    </w:p>
    <w:p w14:paraId="1269E705" w14:textId="7B56ABB4" w:rsidR="00B859BC" w:rsidRDefault="008D0F25" w:rsidP="00347B3E">
      <w:pPr>
        <w:keepNext/>
        <w:rPr>
          <w:ins w:id="28" w:author="Ananth Kumar Sadhanantham" w:date="2021-08-03T18:02:00Z"/>
        </w:rPr>
      </w:pPr>
      <w:r>
        <w:rPr>
          <w:noProof/>
        </w:rPr>
        <w:drawing>
          <wp:inline distT="0" distB="0" distL="0" distR="0" wp14:anchorId="665433E2" wp14:editId="4BCD7057">
            <wp:extent cx="5733415" cy="266509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665095"/>
                    </a:xfrm>
                    <a:prstGeom prst="rect">
                      <a:avLst/>
                    </a:prstGeom>
                  </pic:spPr>
                </pic:pic>
              </a:graphicData>
            </a:graphic>
          </wp:inline>
        </w:drawing>
      </w:r>
    </w:p>
    <w:p w14:paraId="25CA2298" w14:textId="68D93521" w:rsidR="00234829" w:rsidRDefault="00B859BC" w:rsidP="00347B3E">
      <w:pPr>
        <w:pStyle w:val="Caption"/>
        <w:jc w:val="center"/>
      </w:pPr>
      <w:ins w:id="29" w:author="Ananth Kumar Sadhanantham" w:date="2021-08-03T18:02:00Z">
        <w:r>
          <w:t xml:space="preserve">Figure </w:t>
        </w:r>
        <w:r>
          <w:fldChar w:fldCharType="begin"/>
        </w:r>
        <w:r>
          <w:instrText xml:space="preserve"> SEQ Figure \* ARABIC </w:instrText>
        </w:r>
      </w:ins>
      <w:r>
        <w:fldChar w:fldCharType="separate"/>
      </w:r>
      <w:r w:rsidR="007D71FF">
        <w:rPr>
          <w:noProof/>
        </w:rPr>
        <w:t>3</w:t>
      </w:r>
      <w:ins w:id="30" w:author="Ananth Kumar Sadhanantham" w:date="2021-08-03T18:02:00Z">
        <w:r>
          <w:fldChar w:fldCharType="end"/>
        </w:r>
      </w:ins>
    </w:p>
    <w:p w14:paraId="13DFDB12" w14:textId="0DE3F671" w:rsidR="00D847E6" w:rsidRDefault="00D847E6" w:rsidP="00234829"/>
    <w:p w14:paraId="73FFA02C" w14:textId="77777777" w:rsidR="00F02733" w:rsidRDefault="00D847E6" w:rsidP="00347B3E">
      <w:pPr>
        <w:keepNext/>
        <w:rPr>
          <w:ins w:id="31" w:author="Ananth Kumar Sadhanantham" w:date="2021-08-03T18:03:00Z"/>
        </w:rPr>
      </w:pPr>
      <w:r>
        <w:rPr>
          <w:noProof/>
        </w:rPr>
        <w:lastRenderedPageBreak/>
        <w:drawing>
          <wp:inline distT="0" distB="0" distL="0" distR="0" wp14:anchorId="25B0E2B2" wp14:editId="0DF5A048">
            <wp:extent cx="5724525" cy="2628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628900"/>
                    </a:xfrm>
                    <a:prstGeom prst="rect">
                      <a:avLst/>
                    </a:prstGeom>
                    <a:noFill/>
                    <a:ln>
                      <a:noFill/>
                    </a:ln>
                  </pic:spPr>
                </pic:pic>
              </a:graphicData>
            </a:graphic>
          </wp:inline>
        </w:drawing>
      </w:r>
    </w:p>
    <w:p w14:paraId="7D7209AA" w14:textId="1EEF2EC4" w:rsidR="00D847E6" w:rsidRDefault="00F02733" w:rsidP="00347B3E">
      <w:pPr>
        <w:pStyle w:val="Caption"/>
        <w:jc w:val="center"/>
      </w:pPr>
      <w:ins w:id="32" w:author="Ananth Kumar Sadhanantham" w:date="2021-08-03T18:03:00Z">
        <w:r>
          <w:t xml:space="preserve">Figure </w:t>
        </w:r>
        <w:r>
          <w:fldChar w:fldCharType="begin"/>
        </w:r>
        <w:r>
          <w:instrText xml:space="preserve"> SEQ Figure \* ARABIC </w:instrText>
        </w:r>
      </w:ins>
      <w:r>
        <w:fldChar w:fldCharType="separate"/>
      </w:r>
      <w:r w:rsidR="007D71FF">
        <w:rPr>
          <w:noProof/>
        </w:rPr>
        <w:t>4</w:t>
      </w:r>
      <w:ins w:id="33" w:author="Ananth Kumar Sadhanantham" w:date="2021-08-03T18:03:00Z">
        <w:r>
          <w:fldChar w:fldCharType="end"/>
        </w:r>
      </w:ins>
    </w:p>
    <w:p w14:paraId="0A9BF4F2" w14:textId="4DCC3583" w:rsidR="008D0F25" w:rsidRDefault="008D0F25" w:rsidP="00234829"/>
    <w:p w14:paraId="473B5BD0" w14:textId="621B6964" w:rsidR="00A55D3F" w:rsidRDefault="00D847E6" w:rsidP="001647E4">
      <w:pPr>
        <w:pStyle w:val="ListParagraph"/>
        <w:numPr>
          <w:ilvl w:val="0"/>
          <w:numId w:val="17"/>
        </w:numPr>
      </w:pPr>
      <w:r>
        <w:t xml:space="preserve">Fill the details as </w:t>
      </w:r>
      <w:r w:rsidR="00F61C09">
        <w:t xml:space="preserve">mentioned in </w:t>
      </w:r>
      <w:r w:rsidR="00DB0AE5">
        <w:t>Table 2</w:t>
      </w:r>
      <w:r>
        <w:t xml:space="preserve"> and </w:t>
      </w:r>
      <w:proofErr w:type="gramStart"/>
      <w:r w:rsidR="00A55D3F">
        <w:t>Click</w:t>
      </w:r>
      <w:proofErr w:type="gramEnd"/>
      <w:r w:rsidR="00A55D3F">
        <w:t xml:space="preserve"> on “</w:t>
      </w:r>
      <w:r w:rsidR="00A55D3F" w:rsidRPr="00D847E6">
        <w:rPr>
          <w:b/>
          <w:bCs/>
        </w:rPr>
        <w:t>Discover</w:t>
      </w:r>
      <w:r w:rsidR="00A55D3F">
        <w:t>”</w:t>
      </w:r>
      <w:r w:rsidR="003D3DD6">
        <w:t xml:space="preserve">. After Discovery process, </w:t>
      </w:r>
      <w:r w:rsidR="00DE1A61">
        <w:t xml:space="preserve">the </w:t>
      </w:r>
      <w:r w:rsidR="003D3DD6">
        <w:t>R</w:t>
      </w:r>
      <w:r w:rsidR="009278DF">
        <w:t xml:space="preserve">esource </w:t>
      </w:r>
      <w:r w:rsidR="00C2274B">
        <w:t>Model</w:t>
      </w:r>
      <w:r w:rsidR="00DE1A61">
        <w:t xml:space="preserve"> </w:t>
      </w:r>
      <w:r w:rsidR="008C2032">
        <w:t>for</w:t>
      </w:r>
      <w:r>
        <w:t xml:space="preserve"> Automation Anywhere</w:t>
      </w:r>
      <w:r w:rsidR="00DE1A61">
        <w:t xml:space="preserve"> </w:t>
      </w:r>
      <w:r w:rsidR="009278DF">
        <w:t xml:space="preserve">will </w:t>
      </w:r>
      <w:r>
        <w:t>be created.</w:t>
      </w:r>
    </w:p>
    <w:p w14:paraId="37EB272C" w14:textId="49CF13FE" w:rsidR="000C55CE" w:rsidRDefault="000C55CE" w:rsidP="00234829">
      <w:pPr>
        <w:rPr>
          <w:lang w:val="en" w:eastAsia="de-DE"/>
        </w:rPr>
      </w:pPr>
    </w:p>
    <w:p w14:paraId="00027BFE" w14:textId="471040C4" w:rsidR="00DB0AE5" w:rsidRDefault="00DB0AE5" w:rsidP="00DB71D3">
      <w:pPr>
        <w:pStyle w:val="Heading4"/>
        <w:rPr>
          <w:ins w:id="34" w:author="Ananth Kumar Sadhanantham" w:date="2021-08-03T18:04:00Z"/>
        </w:rPr>
      </w:pPr>
      <w:bookmarkStart w:id="35" w:name="_Toc96333377"/>
      <w:r>
        <w:t>Auto Configuration for UiPath – Community Cloud</w:t>
      </w:r>
      <w:bookmarkEnd w:id="35"/>
    </w:p>
    <w:p w14:paraId="39DF46A8" w14:textId="53EF9FB5" w:rsidR="000F7C71" w:rsidRDefault="00DB0AE5" w:rsidP="000F7C71">
      <w:pPr>
        <w:spacing w:after="0" w:line="240" w:lineRule="auto"/>
        <w:rPr>
          <w:rFonts w:eastAsia="Times New Roman" w:cstheme="minorHAnsi"/>
          <w:color w:val="333333"/>
        </w:rPr>
      </w:pPr>
      <w:r>
        <w:t xml:space="preserve">If User select </w:t>
      </w:r>
      <w:r w:rsidRPr="008D0F25">
        <w:rPr>
          <w:b/>
          <w:bCs/>
        </w:rPr>
        <w:t>Platform Type</w:t>
      </w:r>
      <w:r>
        <w:t xml:space="preserve"> as “UiPath - Community Cloud” then “UiPath” specific information will be populated </w:t>
      </w:r>
      <w:r w:rsidR="00A51C4B">
        <w:t xml:space="preserve">such as </w:t>
      </w:r>
      <w:r w:rsidR="00A51C4B" w:rsidRPr="00636549">
        <w:rPr>
          <w:rFonts w:eastAsia="Times New Roman" w:cstheme="minorHAnsi"/>
          <w:color w:val="333333"/>
        </w:rPr>
        <w:t>Orchestrator</w:t>
      </w:r>
      <w:r w:rsidR="00A51C4B">
        <w:rPr>
          <w:rFonts w:eastAsia="Times New Roman" w:cstheme="minorHAnsi"/>
          <w:color w:val="333333"/>
        </w:rPr>
        <w:t xml:space="preserve"> details </w:t>
      </w:r>
      <w:r w:rsidR="00F61C09">
        <w:rPr>
          <w:rFonts w:eastAsia="Times New Roman" w:cstheme="minorHAnsi"/>
          <w:color w:val="333333"/>
        </w:rPr>
        <w:t>as mentioned in T</w:t>
      </w:r>
      <w:r w:rsidR="00A51C4B">
        <w:rPr>
          <w:rFonts w:eastAsia="Times New Roman" w:cstheme="minorHAnsi"/>
          <w:color w:val="333333"/>
        </w:rPr>
        <w:t>able 3</w:t>
      </w:r>
      <w:r w:rsidR="008543C6">
        <w:rPr>
          <w:rFonts w:eastAsia="Times New Roman" w:cstheme="minorHAnsi"/>
          <w:color w:val="333333"/>
        </w:rPr>
        <w:t xml:space="preserve"> </w:t>
      </w:r>
    </w:p>
    <w:p w14:paraId="79186C26" w14:textId="5CBF81B1" w:rsidR="000F7C71" w:rsidRDefault="008543C6" w:rsidP="000F7C71">
      <w:pPr>
        <w:spacing w:after="0" w:line="240" w:lineRule="auto"/>
        <w:rPr>
          <w:rFonts w:eastAsia="Times New Roman" w:cstheme="minorHAnsi"/>
          <w:color w:val="000000"/>
        </w:rPr>
      </w:pPr>
      <w:r>
        <w:rPr>
          <w:rFonts w:eastAsia="Times New Roman" w:cstheme="minorHAnsi"/>
          <w:color w:val="333333"/>
        </w:rPr>
        <w:t xml:space="preserve">(User can get this information from </w:t>
      </w:r>
      <w:r w:rsidR="005013D8">
        <w:rPr>
          <w:rFonts w:eastAsia="Times New Roman" w:cstheme="minorHAnsi"/>
          <w:color w:val="333333"/>
        </w:rPr>
        <w:t>UI Path</w:t>
      </w:r>
      <w:r>
        <w:rPr>
          <w:rFonts w:eastAsia="Times New Roman" w:cstheme="minorHAnsi"/>
          <w:color w:val="333333"/>
        </w:rPr>
        <w:t xml:space="preserve"> administrator</w:t>
      </w:r>
      <w:r w:rsidR="000F7C71">
        <w:rPr>
          <w:rFonts w:eastAsia="Times New Roman" w:cstheme="minorHAnsi"/>
          <w:color w:val="333333"/>
        </w:rPr>
        <w:t xml:space="preserve"> with following permission </w:t>
      </w:r>
    </w:p>
    <w:p w14:paraId="662E206B" w14:textId="5B3771DF" w:rsidR="000F7C71" w:rsidRPr="000F7C71" w:rsidRDefault="000F7C71" w:rsidP="000F7C71">
      <w:pPr>
        <w:pStyle w:val="ListParagraph"/>
        <w:numPr>
          <w:ilvl w:val="0"/>
          <w:numId w:val="17"/>
        </w:numPr>
        <w:spacing w:after="0" w:line="240" w:lineRule="auto"/>
        <w:rPr>
          <w:rFonts w:eastAsia="Times New Roman" w:cstheme="minorHAnsi"/>
          <w:color w:val="000000"/>
        </w:rPr>
      </w:pPr>
      <w:r w:rsidRPr="000F7C71">
        <w:rPr>
          <w:rFonts w:eastAsia="Times New Roman" w:cstheme="minorHAnsi"/>
          <w:color w:val="000000"/>
        </w:rPr>
        <w:t>Get Robot and Process details</w:t>
      </w:r>
    </w:p>
    <w:p w14:paraId="129E85EF" w14:textId="77777777" w:rsidR="000F7C71" w:rsidRDefault="000F7C71" w:rsidP="000F7C71">
      <w:pPr>
        <w:pStyle w:val="ListParagraph"/>
        <w:numPr>
          <w:ilvl w:val="0"/>
          <w:numId w:val="17"/>
        </w:numPr>
        <w:spacing w:after="0" w:line="240" w:lineRule="auto"/>
        <w:rPr>
          <w:rFonts w:eastAsia="Times New Roman" w:cstheme="minorHAnsi"/>
          <w:color w:val="000000"/>
        </w:rPr>
      </w:pPr>
      <w:r>
        <w:rPr>
          <w:rFonts w:eastAsia="Times New Roman" w:cstheme="minorHAnsi"/>
          <w:color w:val="000000"/>
        </w:rPr>
        <w:t>Check the device Status, Job Status</w:t>
      </w:r>
    </w:p>
    <w:p w14:paraId="2D1F2ED8" w14:textId="2209962B" w:rsidR="00DB0AE5" w:rsidRDefault="000F7C71" w:rsidP="000F7C71">
      <w:pPr>
        <w:pStyle w:val="ListParagraph"/>
        <w:numPr>
          <w:ilvl w:val="0"/>
          <w:numId w:val="17"/>
        </w:numPr>
      </w:pPr>
      <w:r>
        <w:rPr>
          <w:rFonts w:eastAsia="Times New Roman" w:cstheme="minorHAnsi"/>
          <w:color w:val="000000"/>
        </w:rPr>
        <w:t xml:space="preserve">Start </w:t>
      </w:r>
      <w:r w:rsidR="008C2032">
        <w:rPr>
          <w:rFonts w:eastAsia="Times New Roman" w:cstheme="minorHAnsi"/>
          <w:color w:val="000000"/>
        </w:rPr>
        <w:t>Job)</w:t>
      </w:r>
    </w:p>
    <w:p w14:paraId="664BA357" w14:textId="7A5B6F13" w:rsidR="00955561" w:rsidRDefault="00DB0AE5" w:rsidP="00234829">
      <w:pPr>
        <w:rPr>
          <w:lang w:val="en" w:eastAsia="de-DE"/>
        </w:rPr>
      </w:pPr>
      <w:r>
        <w:rPr>
          <w:lang w:val="en" w:eastAsia="de-DE"/>
        </w:rPr>
        <w:tab/>
      </w:r>
    </w:p>
    <w:tbl>
      <w:tblPr>
        <w:tblW w:w="9258" w:type="dxa"/>
        <w:tblLook w:val="04A0" w:firstRow="1" w:lastRow="0" w:firstColumn="1" w:lastColumn="0" w:noHBand="0" w:noVBand="1"/>
      </w:tblPr>
      <w:tblGrid>
        <w:gridCol w:w="1915"/>
        <w:gridCol w:w="3439"/>
        <w:gridCol w:w="3905"/>
      </w:tblGrid>
      <w:tr w:rsidR="00A51C4B" w:rsidRPr="00636549" w14:paraId="3FBC29FE" w14:textId="77777777" w:rsidTr="00A51C4B">
        <w:trPr>
          <w:trHeight w:val="300"/>
        </w:trPr>
        <w:tc>
          <w:tcPr>
            <w:tcW w:w="1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F9B7C" w14:textId="77777777" w:rsidR="00A51C4B" w:rsidRPr="00636549" w:rsidRDefault="00A51C4B" w:rsidP="00137839">
            <w:pPr>
              <w:spacing w:after="0" w:line="240" w:lineRule="auto"/>
              <w:jc w:val="center"/>
              <w:rPr>
                <w:rFonts w:eastAsia="Times New Roman" w:cstheme="minorHAnsi"/>
                <w:b/>
                <w:bCs/>
                <w:color w:val="000000"/>
              </w:rPr>
            </w:pPr>
            <w:r w:rsidRPr="00636549">
              <w:rPr>
                <w:rFonts w:eastAsia="Times New Roman" w:cstheme="minorHAnsi"/>
                <w:b/>
                <w:bCs/>
                <w:color w:val="000000"/>
              </w:rPr>
              <w:t>Field Name</w:t>
            </w:r>
          </w:p>
        </w:tc>
        <w:tc>
          <w:tcPr>
            <w:tcW w:w="3439" w:type="dxa"/>
            <w:tcBorders>
              <w:top w:val="single" w:sz="4" w:space="0" w:color="auto"/>
              <w:left w:val="nil"/>
              <w:bottom w:val="single" w:sz="4" w:space="0" w:color="auto"/>
              <w:right w:val="single" w:sz="4" w:space="0" w:color="auto"/>
            </w:tcBorders>
            <w:shd w:val="clear" w:color="auto" w:fill="auto"/>
            <w:noWrap/>
            <w:vAlign w:val="bottom"/>
            <w:hideMark/>
          </w:tcPr>
          <w:p w14:paraId="7F5CC21E" w14:textId="77777777" w:rsidR="00A51C4B" w:rsidRPr="00636549" w:rsidRDefault="00A51C4B" w:rsidP="00137839">
            <w:pPr>
              <w:spacing w:after="0" w:line="240" w:lineRule="auto"/>
              <w:jc w:val="center"/>
              <w:rPr>
                <w:rFonts w:eastAsia="Times New Roman" w:cstheme="minorHAnsi"/>
                <w:b/>
                <w:bCs/>
                <w:color w:val="000000"/>
              </w:rPr>
            </w:pPr>
            <w:r w:rsidRPr="00636549">
              <w:rPr>
                <w:rFonts w:eastAsia="Times New Roman" w:cstheme="minorHAnsi"/>
                <w:b/>
                <w:bCs/>
                <w:color w:val="000000"/>
              </w:rPr>
              <w:t>Description</w:t>
            </w:r>
          </w:p>
        </w:tc>
        <w:tc>
          <w:tcPr>
            <w:tcW w:w="3904" w:type="dxa"/>
            <w:tcBorders>
              <w:top w:val="single" w:sz="4" w:space="0" w:color="auto"/>
              <w:left w:val="nil"/>
              <w:bottom w:val="single" w:sz="4" w:space="0" w:color="auto"/>
              <w:right w:val="single" w:sz="4" w:space="0" w:color="auto"/>
            </w:tcBorders>
            <w:shd w:val="clear" w:color="auto" w:fill="auto"/>
            <w:noWrap/>
            <w:vAlign w:val="bottom"/>
            <w:hideMark/>
          </w:tcPr>
          <w:p w14:paraId="248FE7CB" w14:textId="77777777" w:rsidR="00A51C4B" w:rsidRPr="00636549" w:rsidRDefault="00A51C4B" w:rsidP="00137839">
            <w:pPr>
              <w:spacing w:after="0" w:line="240" w:lineRule="auto"/>
              <w:jc w:val="center"/>
              <w:rPr>
                <w:rFonts w:eastAsia="Times New Roman" w:cstheme="minorHAnsi"/>
                <w:b/>
                <w:bCs/>
                <w:color w:val="000000"/>
              </w:rPr>
            </w:pPr>
            <w:r w:rsidRPr="00636549">
              <w:rPr>
                <w:rFonts w:eastAsia="Times New Roman" w:cstheme="minorHAnsi"/>
                <w:b/>
                <w:bCs/>
                <w:color w:val="000000"/>
              </w:rPr>
              <w:t>Example</w:t>
            </w:r>
          </w:p>
        </w:tc>
      </w:tr>
      <w:tr w:rsidR="00A51C4B" w:rsidRPr="00636549" w14:paraId="06FA4AB1" w14:textId="77777777" w:rsidTr="00A51C4B">
        <w:trPr>
          <w:trHeight w:val="315"/>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30A3C78C" w14:textId="77777777" w:rsidR="00A51C4B" w:rsidRPr="00636549" w:rsidRDefault="00A51C4B" w:rsidP="00137839">
            <w:pPr>
              <w:spacing w:after="0" w:line="240" w:lineRule="auto"/>
              <w:rPr>
                <w:rFonts w:eastAsia="Times New Roman" w:cstheme="minorHAnsi"/>
                <w:color w:val="333333"/>
              </w:rPr>
            </w:pPr>
            <w:r w:rsidRPr="00636549">
              <w:rPr>
                <w:rFonts w:eastAsia="Times New Roman" w:cstheme="minorHAnsi"/>
                <w:color w:val="333333"/>
              </w:rPr>
              <w:t>Platform Name</w:t>
            </w:r>
          </w:p>
        </w:tc>
        <w:tc>
          <w:tcPr>
            <w:tcW w:w="3439" w:type="dxa"/>
            <w:tcBorders>
              <w:top w:val="nil"/>
              <w:left w:val="nil"/>
              <w:bottom w:val="single" w:sz="4" w:space="0" w:color="auto"/>
              <w:right w:val="single" w:sz="4" w:space="0" w:color="auto"/>
            </w:tcBorders>
            <w:shd w:val="clear" w:color="auto" w:fill="auto"/>
            <w:noWrap/>
            <w:vAlign w:val="center"/>
            <w:hideMark/>
          </w:tcPr>
          <w:p w14:paraId="162B0A46" w14:textId="62508E55" w:rsidR="00A51C4B" w:rsidRPr="00636549" w:rsidRDefault="00BE2A91" w:rsidP="00137839">
            <w:pPr>
              <w:spacing w:after="0" w:line="240" w:lineRule="auto"/>
              <w:rPr>
                <w:rFonts w:eastAsia="Times New Roman" w:cstheme="minorHAnsi"/>
                <w:color w:val="333333"/>
              </w:rPr>
            </w:pPr>
            <w:r w:rsidRPr="00D847E6">
              <w:rPr>
                <w:rFonts w:eastAsia="Times New Roman" w:cstheme="minorHAnsi"/>
                <w:color w:val="333333"/>
              </w:rPr>
              <w:t>&lt;&lt;Enter</w:t>
            </w:r>
            <w:r>
              <w:rPr>
                <w:rFonts w:eastAsia="Times New Roman" w:cstheme="minorHAnsi"/>
                <w:color w:val="333333"/>
              </w:rPr>
              <w:t xml:space="preserve"> a Friendly</w:t>
            </w:r>
            <w:r w:rsidRPr="00D847E6">
              <w:rPr>
                <w:rFonts w:eastAsia="Times New Roman" w:cstheme="minorHAnsi"/>
                <w:color w:val="333333"/>
              </w:rPr>
              <w:t xml:space="preserve"> Name of the Platform</w:t>
            </w:r>
            <w:r>
              <w:rPr>
                <w:rFonts w:eastAsia="Times New Roman" w:cstheme="minorHAnsi"/>
                <w:color w:val="333333"/>
              </w:rPr>
              <w:t>. The name is an alias which would be used to identify the instance of the platform in an Enterprise</w:t>
            </w:r>
            <w:r w:rsidRPr="00D847E6">
              <w:rPr>
                <w:rFonts w:eastAsia="Times New Roman" w:cstheme="minorHAnsi"/>
                <w:color w:val="333333"/>
              </w:rPr>
              <w:t>&gt;&gt;</w:t>
            </w:r>
          </w:p>
        </w:tc>
        <w:tc>
          <w:tcPr>
            <w:tcW w:w="3904" w:type="dxa"/>
            <w:tcBorders>
              <w:top w:val="nil"/>
              <w:left w:val="nil"/>
              <w:bottom w:val="single" w:sz="4" w:space="0" w:color="auto"/>
              <w:right w:val="single" w:sz="4" w:space="0" w:color="auto"/>
            </w:tcBorders>
            <w:shd w:val="clear" w:color="auto" w:fill="auto"/>
            <w:noWrap/>
            <w:vAlign w:val="bottom"/>
            <w:hideMark/>
          </w:tcPr>
          <w:p w14:paraId="0C35CCB1" w14:textId="77777777" w:rsidR="00A51C4B" w:rsidRPr="00636549" w:rsidRDefault="00A51C4B" w:rsidP="00137839">
            <w:pPr>
              <w:spacing w:after="0" w:line="240" w:lineRule="auto"/>
              <w:rPr>
                <w:rFonts w:eastAsia="Times New Roman" w:cstheme="minorHAnsi"/>
                <w:color w:val="000000"/>
              </w:rPr>
            </w:pPr>
            <w:proofErr w:type="spellStart"/>
            <w:r w:rsidRPr="00636549">
              <w:rPr>
                <w:rFonts w:eastAsia="Times New Roman" w:cstheme="minorHAnsi"/>
                <w:color w:val="000000"/>
              </w:rPr>
              <w:t>DemoUiPath</w:t>
            </w:r>
            <w:proofErr w:type="spellEnd"/>
          </w:p>
        </w:tc>
      </w:tr>
      <w:tr w:rsidR="00A51C4B" w:rsidRPr="00636549" w14:paraId="7A9AE48C"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4B10181B" w14:textId="77777777" w:rsidR="00A51C4B" w:rsidRPr="00636549" w:rsidRDefault="00A51C4B" w:rsidP="00137839">
            <w:pPr>
              <w:spacing w:after="0" w:line="240" w:lineRule="auto"/>
              <w:rPr>
                <w:rFonts w:eastAsia="Times New Roman" w:cstheme="minorHAnsi"/>
                <w:color w:val="333333"/>
              </w:rPr>
            </w:pPr>
            <w:r w:rsidRPr="00636549">
              <w:rPr>
                <w:rFonts w:eastAsia="Times New Roman" w:cstheme="minorHAnsi"/>
                <w:color w:val="333333"/>
              </w:rPr>
              <w:t>Orchestrator URL</w:t>
            </w:r>
          </w:p>
        </w:tc>
        <w:tc>
          <w:tcPr>
            <w:tcW w:w="3439" w:type="dxa"/>
            <w:tcBorders>
              <w:top w:val="nil"/>
              <w:left w:val="nil"/>
              <w:bottom w:val="single" w:sz="4" w:space="0" w:color="auto"/>
              <w:right w:val="single" w:sz="4" w:space="0" w:color="auto"/>
            </w:tcBorders>
            <w:shd w:val="clear" w:color="auto" w:fill="auto"/>
            <w:vAlign w:val="bottom"/>
            <w:hideMark/>
          </w:tcPr>
          <w:p w14:paraId="4379994D" w14:textId="2E8382FA"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 xml:space="preserve">&lt;&lt;Enter Orchestrator </w:t>
            </w:r>
            <w:r w:rsidR="0016274D">
              <w:rPr>
                <w:rFonts w:eastAsia="Times New Roman" w:cstheme="minorHAnsi"/>
                <w:color w:val="000000"/>
              </w:rPr>
              <w:t xml:space="preserve">Community Cloud </w:t>
            </w:r>
            <w:r w:rsidRPr="00636549">
              <w:rPr>
                <w:rFonts w:eastAsia="Times New Roman" w:cstheme="minorHAnsi"/>
                <w:color w:val="000000"/>
              </w:rPr>
              <w:t>URL</w:t>
            </w:r>
            <w:r w:rsidR="0016274D">
              <w:rPr>
                <w:rFonts w:eastAsia="Times New Roman" w:cstheme="minorHAnsi"/>
                <w:color w:val="000000"/>
              </w:rPr>
              <w:t xml:space="preserve"> </w:t>
            </w:r>
            <w:r w:rsidR="0016274D" w:rsidRPr="0016274D">
              <w:rPr>
                <w:rFonts w:eastAsia="Times New Roman" w:cstheme="minorHAnsi"/>
                <w:color w:val="000000"/>
              </w:rPr>
              <w:t xml:space="preserve">which would be used to access the </w:t>
            </w:r>
            <w:r w:rsidR="0016274D" w:rsidRPr="00636549">
              <w:rPr>
                <w:rFonts w:eastAsia="Times New Roman" w:cstheme="minorHAnsi"/>
                <w:color w:val="000000"/>
              </w:rPr>
              <w:t xml:space="preserve">Orchestrator </w:t>
            </w:r>
            <w:r w:rsidR="0016274D" w:rsidRPr="0016274D">
              <w:rPr>
                <w:rFonts w:eastAsia="Times New Roman" w:cstheme="minorHAnsi"/>
                <w:color w:val="000000"/>
              </w:rPr>
              <w:t xml:space="preserve">services for </w:t>
            </w:r>
            <w:r w:rsidR="003709A5">
              <w:rPr>
                <w:rFonts w:eastAsia="Times New Roman" w:cstheme="minorHAnsi"/>
                <w:color w:val="000000"/>
              </w:rPr>
              <w:t xml:space="preserve">Auto Configuration, </w:t>
            </w:r>
            <w:r w:rsidR="00634AB0" w:rsidRPr="0016274D">
              <w:rPr>
                <w:rFonts w:eastAsia="Times New Roman" w:cstheme="minorHAnsi"/>
                <w:color w:val="000000"/>
              </w:rPr>
              <w:t>monitoring,</w:t>
            </w:r>
            <w:r w:rsidR="0016274D" w:rsidRPr="0016274D">
              <w:rPr>
                <w:rFonts w:eastAsia="Times New Roman" w:cstheme="minorHAnsi"/>
                <w:color w:val="000000"/>
              </w:rPr>
              <w:t xml:space="preserve"> and remediation process</w:t>
            </w:r>
            <w:r w:rsidRPr="00636549">
              <w:rPr>
                <w:rFonts w:eastAsia="Times New Roman" w:cstheme="minorHAnsi"/>
                <w:color w:val="000000"/>
              </w:rPr>
              <w:t>&gt;&gt;</w:t>
            </w:r>
            <w:r>
              <w:rPr>
                <w:rFonts w:eastAsia="Times New Roman" w:cstheme="minorHAnsi"/>
                <w:color w:val="000000"/>
              </w:rPr>
              <w:t xml:space="preserve"> </w:t>
            </w:r>
          </w:p>
        </w:tc>
        <w:tc>
          <w:tcPr>
            <w:tcW w:w="3904" w:type="dxa"/>
            <w:tcBorders>
              <w:top w:val="nil"/>
              <w:left w:val="nil"/>
              <w:bottom w:val="single" w:sz="4" w:space="0" w:color="auto"/>
              <w:right w:val="single" w:sz="4" w:space="0" w:color="auto"/>
            </w:tcBorders>
            <w:shd w:val="clear" w:color="auto" w:fill="auto"/>
            <w:noWrap/>
            <w:vAlign w:val="center"/>
            <w:hideMark/>
          </w:tcPr>
          <w:p w14:paraId="2AFB027B" w14:textId="58E1E11B" w:rsidR="00A51C4B" w:rsidRPr="00636549" w:rsidRDefault="00BF474B" w:rsidP="00137839">
            <w:pPr>
              <w:spacing w:after="0" w:line="240" w:lineRule="auto"/>
              <w:rPr>
                <w:rFonts w:eastAsia="Times New Roman" w:cstheme="minorHAnsi"/>
                <w:color w:val="0563C1"/>
                <w:u w:val="single"/>
              </w:rPr>
            </w:pPr>
            <w:hyperlink r:id="rId18" w:history="1">
              <w:r w:rsidR="00A51C4B" w:rsidRPr="00636549">
                <w:rPr>
                  <w:rFonts w:eastAsia="Times New Roman" w:cstheme="minorHAnsi"/>
                  <w:color w:val="0563C1"/>
                  <w:u w:val="single"/>
                </w:rPr>
                <w:t>https://cloud.uipath.com</w:t>
              </w:r>
            </w:hyperlink>
          </w:p>
        </w:tc>
      </w:tr>
      <w:tr w:rsidR="00A51C4B" w:rsidRPr="00636549" w14:paraId="3BE19848"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vAlign w:val="bottom"/>
            <w:hideMark/>
          </w:tcPr>
          <w:p w14:paraId="233ED415"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lastRenderedPageBreak/>
              <w:t>Authentication URL</w:t>
            </w:r>
          </w:p>
        </w:tc>
        <w:tc>
          <w:tcPr>
            <w:tcW w:w="3439" w:type="dxa"/>
            <w:tcBorders>
              <w:top w:val="nil"/>
              <w:left w:val="nil"/>
              <w:bottom w:val="single" w:sz="4" w:space="0" w:color="auto"/>
              <w:right w:val="single" w:sz="4" w:space="0" w:color="auto"/>
            </w:tcBorders>
            <w:shd w:val="clear" w:color="auto" w:fill="auto"/>
            <w:vAlign w:val="bottom"/>
            <w:hideMark/>
          </w:tcPr>
          <w:p w14:paraId="3C5B01F8" w14:textId="6CB8464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 xml:space="preserve">&lt;&lt;Enter </w:t>
            </w:r>
            <w:r w:rsidR="00634AB0">
              <w:rPr>
                <w:rFonts w:eastAsia="Times New Roman" w:cstheme="minorHAnsi"/>
                <w:color w:val="000000"/>
              </w:rPr>
              <w:t xml:space="preserve">UiPath </w:t>
            </w:r>
            <w:r w:rsidRPr="00636549">
              <w:rPr>
                <w:rFonts w:eastAsia="Times New Roman" w:cstheme="minorHAnsi"/>
                <w:color w:val="000000"/>
              </w:rPr>
              <w:t>Authentication URL</w:t>
            </w:r>
            <w:r w:rsidR="00634AB0">
              <w:rPr>
                <w:rFonts w:eastAsia="Times New Roman" w:cstheme="minorHAnsi"/>
                <w:color w:val="000000"/>
              </w:rPr>
              <w:t xml:space="preserve"> which would be used for </w:t>
            </w:r>
            <w:r w:rsidR="00634AB0" w:rsidRPr="00634AB0">
              <w:rPr>
                <w:rFonts w:eastAsia="Times New Roman" w:cstheme="minorHAnsi"/>
                <w:color w:val="000000"/>
              </w:rPr>
              <w:t>authentication</w:t>
            </w:r>
            <w:r w:rsidRPr="00636549">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bottom"/>
            <w:hideMark/>
          </w:tcPr>
          <w:p w14:paraId="0A6766DB" w14:textId="6C85B9B9" w:rsidR="00A51C4B" w:rsidRPr="00636549" w:rsidRDefault="00BF474B" w:rsidP="00137839">
            <w:pPr>
              <w:spacing w:after="0" w:line="240" w:lineRule="auto"/>
              <w:rPr>
                <w:rFonts w:eastAsia="Times New Roman" w:cstheme="minorHAnsi"/>
                <w:color w:val="0563C1"/>
                <w:u w:val="single"/>
              </w:rPr>
            </w:pPr>
            <w:hyperlink r:id="rId19" w:history="1">
              <w:r w:rsidR="00A51C4B" w:rsidRPr="00636549">
                <w:rPr>
                  <w:rFonts w:eastAsia="Times New Roman" w:cstheme="minorHAnsi"/>
                  <w:color w:val="0563C1"/>
                  <w:u w:val="single"/>
                </w:rPr>
                <w:t>https://account.uipath.com/oauth/token</w:t>
              </w:r>
            </w:hyperlink>
          </w:p>
        </w:tc>
      </w:tr>
      <w:tr w:rsidR="00A51C4B" w:rsidRPr="00636549" w14:paraId="5340DC06" w14:textId="77777777" w:rsidTr="00A51C4B">
        <w:trPr>
          <w:trHeight w:val="600"/>
        </w:trPr>
        <w:tc>
          <w:tcPr>
            <w:tcW w:w="1915" w:type="dxa"/>
            <w:tcBorders>
              <w:top w:val="nil"/>
              <w:left w:val="single" w:sz="4" w:space="0" w:color="auto"/>
              <w:bottom w:val="single" w:sz="4" w:space="0" w:color="auto"/>
              <w:right w:val="single" w:sz="4" w:space="0" w:color="auto"/>
            </w:tcBorders>
            <w:shd w:val="clear" w:color="auto" w:fill="auto"/>
            <w:vAlign w:val="bottom"/>
            <w:hideMark/>
          </w:tcPr>
          <w:p w14:paraId="589BC8E3"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 xml:space="preserve">Account Logical Name </w:t>
            </w:r>
          </w:p>
        </w:tc>
        <w:tc>
          <w:tcPr>
            <w:tcW w:w="3439" w:type="dxa"/>
            <w:tcBorders>
              <w:top w:val="nil"/>
              <w:left w:val="nil"/>
              <w:bottom w:val="single" w:sz="4" w:space="0" w:color="auto"/>
              <w:right w:val="single" w:sz="4" w:space="0" w:color="auto"/>
            </w:tcBorders>
            <w:shd w:val="clear" w:color="auto" w:fill="auto"/>
            <w:noWrap/>
            <w:vAlign w:val="center"/>
            <w:hideMark/>
          </w:tcPr>
          <w:p w14:paraId="6B769849" w14:textId="62551B38"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&lt;&lt;Enter UiPath Account Logical Name</w:t>
            </w:r>
            <w:r w:rsidR="00146103">
              <w:rPr>
                <w:rFonts w:eastAsia="Times New Roman" w:cstheme="minorHAnsi"/>
                <w:color w:val="000000"/>
              </w:rPr>
              <w:t xml:space="preserve"> which would be used to construct your </w:t>
            </w:r>
            <w:r w:rsidR="00146103">
              <w:rPr>
                <w:rFonts w:ascii="Arial" w:hAnsi="Arial" w:cs="Arial"/>
                <w:color w:val="222222"/>
                <w:sz w:val="23"/>
                <w:szCs w:val="23"/>
                <w:shd w:val="clear" w:color="auto" w:fill="FFFFFF"/>
              </w:rPr>
              <w:t>unique site URL</w:t>
            </w:r>
            <w:r w:rsidRPr="00636549">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bottom"/>
            <w:hideMark/>
          </w:tcPr>
          <w:p w14:paraId="3FBD10F8" w14:textId="77777777" w:rsidR="00A51C4B" w:rsidRPr="00636549" w:rsidRDefault="00A51C4B" w:rsidP="00137839">
            <w:pPr>
              <w:spacing w:after="0" w:line="240" w:lineRule="auto"/>
              <w:rPr>
                <w:rFonts w:eastAsia="Times New Roman" w:cstheme="minorHAnsi"/>
                <w:color w:val="000000"/>
              </w:rPr>
            </w:pPr>
            <w:proofErr w:type="spellStart"/>
            <w:r w:rsidRPr="00636549">
              <w:rPr>
                <w:rFonts w:eastAsia="Times New Roman" w:cstheme="minorHAnsi"/>
                <w:color w:val="000000"/>
              </w:rPr>
              <w:t>AccountLogicalName</w:t>
            </w:r>
            <w:proofErr w:type="spellEnd"/>
          </w:p>
        </w:tc>
      </w:tr>
      <w:tr w:rsidR="00A51C4B" w:rsidRPr="00636549" w14:paraId="56C4398A"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7A45BB87"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Tenant Logical Name</w:t>
            </w:r>
          </w:p>
        </w:tc>
        <w:tc>
          <w:tcPr>
            <w:tcW w:w="3439" w:type="dxa"/>
            <w:tcBorders>
              <w:top w:val="nil"/>
              <w:left w:val="nil"/>
              <w:bottom w:val="single" w:sz="4" w:space="0" w:color="auto"/>
              <w:right w:val="single" w:sz="4" w:space="0" w:color="auto"/>
            </w:tcBorders>
            <w:shd w:val="clear" w:color="auto" w:fill="auto"/>
            <w:noWrap/>
            <w:vAlign w:val="center"/>
            <w:hideMark/>
          </w:tcPr>
          <w:p w14:paraId="603812B7" w14:textId="535C3A6C" w:rsidR="00A51C4B" w:rsidRPr="00636549" w:rsidRDefault="00A51C4B" w:rsidP="002E277A">
            <w:pPr>
              <w:spacing w:after="0" w:line="240" w:lineRule="auto"/>
              <w:rPr>
                <w:rFonts w:eastAsia="Times New Roman" w:cstheme="minorHAnsi"/>
                <w:color w:val="000000"/>
              </w:rPr>
            </w:pPr>
            <w:r w:rsidRPr="00636549">
              <w:rPr>
                <w:rFonts w:eastAsia="Times New Roman" w:cstheme="minorHAnsi"/>
                <w:color w:val="000000"/>
              </w:rPr>
              <w:t>&lt;&lt;Enter UiPath Tenant Logical Name</w:t>
            </w:r>
            <w:r w:rsidR="00146103">
              <w:rPr>
                <w:rFonts w:eastAsia="Times New Roman" w:cstheme="minorHAnsi"/>
                <w:color w:val="000000"/>
              </w:rPr>
              <w:t>. The</w:t>
            </w:r>
            <w:r w:rsidR="00146103" w:rsidRPr="00146103">
              <w:rPr>
                <w:rFonts w:eastAsia="Times New Roman" w:cstheme="minorHAnsi"/>
                <w:color w:val="000000"/>
              </w:rPr>
              <w:t xml:space="preserve"> selected service’s logical name. It may differ from the tenant’s name as it is displayed in the Services page</w:t>
            </w:r>
            <w:r w:rsidR="002E277A">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bottom"/>
            <w:hideMark/>
          </w:tcPr>
          <w:p w14:paraId="6232ED3D" w14:textId="77777777" w:rsidR="00A51C4B" w:rsidRPr="00636549" w:rsidRDefault="00A51C4B" w:rsidP="00137839">
            <w:pPr>
              <w:spacing w:after="0" w:line="240" w:lineRule="auto"/>
              <w:rPr>
                <w:rFonts w:eastAsia="Times New Roman" w:cstheme="minorHAnsi"/>
                <w:color w:val="000000"/>
              </w:rPr>
            </w:pPr>
            <w:proofErr w:type="spellStart"/>
            <w:r w:rsidRPr="00636549">
              <w:rPr>
                <w:rFonts w:eastAsia="Times New Roman" w:cstheme="minorHAnsi"/>
                <w:color w:val="000000"/>
              </w:rPr>
              <w:t>TenantLogicalName</w:t>
            </w:r>
            <w:proofErr w:type="spellEnd"/>
          </w:p>
        </w:tc>
      </w:tr>
      <w:tr w:rsidR="00A51C4B" w:rsidRPr="00636549" w14:paraId="2B4FEAE2"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vAlign w:val="bottom"/>
            <w:hideMark/>
          </w:tcPr>
          <w:p w14:paraId="40E0510E"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Client Id</w:t>
            </w:r>
          </w:p>
        </w:tc>
        <w:tc>
          <w:tcPr>
            <w:tcW w:w="3439" w:type="dxa"/>
            <w:tcBorders>
              <w:top w:val="nil"/>
              <w:left w:val="nil"/>
              <w:bottom w:val="single" w:sz="4" w:space="0" w:color="auto"/>
              <w:right w:val="single" w:sz="4" w:space="0" w:color="auto"/>
            </w:tcBorders>
            <w:shd w:val="clear" w:color="auto" w:fill="auto"/>
            <w:noWrap/>
            <w:vAlign w:val="bottom"/>
            <w:hideMark/>
          </w:tcPr>
          <w:p w14:paraId="78924B77" w14:textId="40DF668D"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&lt;&lt;Enter UiPath Client Id</w:t>
            </w:r>
            <w:r w:rsidR="00CB2B72">
              <w:rPr>
                <w:rFonts w:eastAsia="Times New Roman" w:cstheme="minorHAnsi"/>
                <w:color w:val="000000"/>
              </w:rPr>
              <w:t xml:space="preserve"> which would be used for </w:t>
            </w:r>
            <w:r w:rsidR="00CB2B72" w:rsidRPr="00634AB0">
              <w:rPr>
                <w:rFonts w:eastAsia="Times New Roman" w:cstheme="minorHAnsi"/>
                <w:color w:val="000000"/>
              </w:rPr>
              <w:t>authentication</w:t>
            </w:r>
            <w:r w:rsidRPr="00636549">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bottom"/>
            <w:hideMark/>
          </w:tcPr>
          <w:p w14:paraId="1F661C14" w14:textId="77777777" w:rsidR="00A51C4B" w:rsidRPr="00636549" w:rsidRDefault="00A51C4B" w:rsidP="00137839">
            <w:pPr>
              <w:spacing w:after="0" w:line="240" w:lineRule="auto"/>
              <w:rPr>
                <w:rFonts w:eastAsia="Times New Roman" w:cstheme="minorHAnsi"/>
                <w:color w:val="000000"/>
              </w:rPr>
            </w:pPr>
            <w:proofErr w:type="spellStart"/>
            <w:r w:rsidRPr="00636549">
              <w:rPr>
                <w:rFonts w:eastAsia="Times New Roman" w:cstheme="minorHAnsi"/>
                <w:color w:val="000000"/>
              </w:rPr>
              <w:t>xxxxxxxxxx</w:t>
            </w:r>
            <w:proofErr w:type="spellEnd"/>
          </w:p>
        </w:tc>
      </w:tr>
      <w:tr w:rsidR="00A51C4B" w:rsidRPr="00636549" w14:paraId="57AFE3BE"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vAlign w:val="bottom"/>
            <w:hideMark/>
          </w:tcPr>
          <w:p w14:paraId="33F29BBF"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Refresh Token</w:t>
            </w:r>
          </w:p>
        </w:tc>
        <w:tc>
          <w:tcPr>
            <w:tcW w:w="3439" w:type="dxa"/>
            <w:tcBorders>
              <w:top w:val="nil"/>
              <w:left w:val="nil"/>
              <w:bottom w:val="single" w:sz="4" w:space="0" w:color="auto"/>
              <w:right w:val="single" w:sz="4" w:space="0" w:color="auto"/>
            </w:tcBorders>
            <w:shd w:val="clear" w:color="auto" w:fill="auto"/>
            <w:noWrap/>
            <w:vAlign w:val="bottom"/>
            <w:hideMark/>
          </w:tcPr>
          <w:p w14:paraId="7D4DB856" w14:textId="681EB2D2"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&lt;&lt;Enter UiPath Refresh Token</w:t>
            </w:r>
            <w:r w:rsidR="00CB2B72">
              <w:rPr>
                <w:rFonts w:eastAsia="Times New Roman" w:cstheme="minorHAnsi"/>
                <w:color w:val="000000"/>
              </w:rPr>
              <w:t xml:space="preserve"> which would be used for </w:t>
            </w:r>
            <w:r w:rsidR="00CB2B72" w:rsidRPr="00634AB0">
              <w:rPr>
                <w:rFonts w:eastAsia="Times New Roman" w:cstheme="minorHAnsi"/>
                <w:color w:val="000000"/>
              </w:rPr>
              <w:t>authentication</w:t>
            </w:r>
            <w:r w:rsidRPr="00636549">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center"/>
            <w:hideMark/>
          </w:tcPr>
          <w:p w14:paraId="29A5C629" w14:textId="77777777" w:rsidR="00A51C4B" w:rsidRPr="00636549" w:rsidRDefault="00A51C4B" w:rsidP="00137839">
            <w:pPr>
              <w:spacing w:after="0" w:line="240" w:lineRule="auto"/>
              <w:rPr>
                <w:rFonts w:eastAsia="Times New Roman" w:cstheme="minorHAnsi"/>
                <w:color w:val="000000"/>
              </w:rPr>
            </w:pPr>
            <w:proofErr w:type="spellStart"/>
            <w:r w:rsidRPr="00636549">
              <w:rPr>
                <w:rFonts w:eastAsia="Times New Roman" w:cstheme="minorHAnsi"/>
                <w:color w:val="000000"/>
              </w:rPr>
              <w:t>xxxxxxxxxx</w:t>
            </w:r>
            <w:proofErr w:type="spellEnd"/>
          </w:p>
        </w:tc>
      </w:tr>
      <w:tr w:rsidR="00A51C4B" w:rsidRPr="00636549" w14:paraId="794F43E6" w14:textId="77777777" w:rsidTr="00A51C4B">
        <w:trPr>
          <w:trHeight w:val="300"/>
        </w:trPr>
        <w:tc>
          <w:tcPr>
            <w:tcW w:w="1915" w:type="dxa"/>
            <w:tcBorders>
              <w:top w:val="nil"/>
              <w:left w:val="single" w:sz="4" w:space="0" w:color="auto"/>
              <w:bottom w:val="single" w:sz="4" w:space="0" w:color="auto"/>
              <w:right w:val="single" w:sz="4" w:space="0" w:color="auto"/>
            </w:tcBorders>
            <w:shd w:val="clear" w:color="auto" w:fill="auto"/>
            <w:vAlign w:val="bottom"/>
            <w:hideMark/>
          </w:tcPr>
          <w:p w14:paraId="11C0C97E" w14:textId="77777777" w:rsidR="00A51C4B" w:rsidRPr="00636549" w:rsidRDefault="00A51C4B" w:rsidP="00137839">
            <w:pPr>
              <w:spacing w:after="0" w:line="240" w:lineRule="auto"/>
              <w:rPr>
                <w:rFonts w:eastAsia="Times New Roman" w:cstheme="minorHAnsi"/>
                <w:color w:val="000000"/>
              </w:rPr>
            </w:pPr>
            <w:r w:rsidRPr="00636549">
              <w:rPr>
                <w:rFonts w:eastAsia="Times New Roman" w:cstheme="minorHAnsi"/>
                <w:color w:val="000000"/>
              </w:rPr>
              <w:t xml:space="preserve">UiPath </w:t>
            </w:r>
            <w:proofErr w:type="spellStart"/>
            <w:r w:rsidRPr="00636549">
              <w:rPr>
                <w:rFonts w:eastAsia="Times New Roman" w:cstheme="minorHAnsi"/>
                <w:color w:val="000000"/>
              </w:rPr>
              <w:t>TenantName</w:t>
            </w:r>
            <w:proofErr w:type="spellEnd"/>
          </w:p>
        </w:tc>
        <w:tc>
          <w:tcPr>
            <w:tcW w:w="3439" w:type="dxa"/>
            <w:tcBorders>
              <w:top w:val="nil"/>
              <w:left w:val="nil"/>
              <w:bottom w:val="single" w:sz="4" w:space="0" w:color="auto"/>
              <w:right w:val="single" w:sz="4" w:space="0" w:color="auto"/>
            </w:tcBorders>
            <w:shd w:val="clear" w:color="auto" w:fill="auto"/>
            <w:noWrap/>
            <w:vAlign w:val="bottom"/>
            <w:hideMark/>
          </w:tcPr>
          <w:p w14:paraId="2BFE959B" w14:textId="1D9F6BB9" w:rsidR="009D5F9C" w:rsidRPr="00636549" w:rsidRDefault="00A51C4B" w:rsidP="005D3B90">
            <w:pPr>
              <w:spacing w:after="0" w:line="240" w:lineRule="auto"/>
              <w:rPr>
                <w:rFonts w:eastAsia="Times New Roman" w:cstheme="minorHAnsi"/>
                <w:color w:val="000000"/>
              </w:rPr>
            </w:pPr>
            <w:r w:rsidRPr="00636549">
              <w:rPr>
                <w:rFonts w:eastAsia="Times New Roman" w:cstheme="minorHAnsi"/>
                <w:color w:val="000000"/>
              </w:rPr>
              <w:t>&lt;&lt;</w:t>
            </w:r>
            <w:r w:rsidR="00CF2681" w:rsidRPr="00636549">
              <w:rPr>
                <w:rFonts w:eastAsia="Times New Roman" w:cstheme="minorHAnsi"/>
                <w:color w:val="000000"/>
              </w:rPr>
              <w:t xml:space="preserve"> Enter UiPath Tenant Name</w:t>
            </w:r>
            <w:r w:rsidR="00CF2681">
              <w:rPr>
                <w:rFonts w:eastAsia="Times New Roman" w:cstheme="minorHAnsi"/>
                <w:color w:val="000000"/>
              </w:rPr>
              <w:t xml:space="preserve"> </w:t>
            </w:r>
            <w:r w:rsidR="00CF2681" w:rsidRPr="0001235B">
              <w:rPr>
                <w:rFonts w:ascii="Calibri" w:eastAsia="Times New Roman" w:hAnsi="Calibri" w:cs="Calibri"/>
                <w:color w:val="000000"/>
              </w:rPr>
              <w:t>to call UiPath Services</w:t>
            </w:r>
            <w:r w:rsidR="00CF2681">
              <w:rPr>
                <w:rFonts w:ascii="Calibri" w:eastAsia="Times New Roman" w:hAnsi="Calibri" w:cs="Calibri"/>
                <w:color w:val="000000"/>
              </w:rPr>
              <w:t xml:space="preserve"> </w:t>
            </w:r>
            <w:r w:rsidR="00CF2681" w:rsidRPr="00CF2681">
              <w:rPr>
                <w:rFonts w:ascii="Calibri" w:eastAsia="Times New Roman" w:hAnsi="Calibri" w:cs="Calibri"/>
                <w:color w:val="000000"/>
              </w:rPr>
              <w:t>which would be used during the monitoring and remediation process</w:t>
            </w:r>
            <w:r w:rsidR="00CF2681" w:rsidRPr="00175283">
              <w:rPr>
                <w:rFonts w:eastAsia="Times New Roman" w:cstheme="minorHAnsi"/>
                <w:color w:val="000000"/>
              </w:rPr>
              <w:t xml:space="preserve"> </w:t>
            </w:r>
            <w:r w:rsidR="009D5F9C">
              <w:rPr>
                <w:rFonts w:eastAsia="Times New Roman" w:cstheme="minorHAnsi"/>
                <w:color w:val="000000"/>
              </w:rPr>
              <w:t>&gt;&gt;</w:t>
            </w:r>
          </w:p>
        </w:tc>
        <w:tc>
          <w:tcPr>
            <w:tcW w:w="3904" w:type="dxa"/>
            <w:tcBorders>
              <w:top w:val="nil"/>
              <w:left w:val="nil"/>
              <w:bottom w:val="single" w:sz="4" w:space="0" w:color="auto"/>
              <w:right w:val="single" w:sz="4" w:space="0" w:color="auto"/>
            </w:tcBorders>
            <w:shd w:val="clear" w:color="auto" w:fill="auto"/>
            <w:noWrap/>
            <w:vAlign w:val="center"/>
            <w:hideMark/>
          </w:tcPr>
          <w:p w14:paraId="60BE22F0" w14:textId="77777777" w:rsidR="00A51C4B" w:rsidRPr="00636549" w:rsidRDefault="00A51C4B" w:rsidP="00A51C4B">
            <w:pPr>
              <w:keepNext/>
              <w:spacing w:after="0" w:line="240" w:lineRule="auto"/>
              <w:rPr>
                <w:rFonts w:eastAsia="Times New Roman" w:cstheme="minorHAnsi"/>
                <w:color w:val="000000"/>
              </w:rPr>
            </w:pPr>
            <w:proofErr w:type="spellStart"/>
            <w:r w:rsidRPr="00636549">
              <w:rPr>
                <w:rFonts w:eastAsia="Times New Roman" w:cstheme="minorHAnsi"/>
                <w:color w:val="000000"/>
              </w:rPr>
              <w:t>TenantName</w:t>
            </w:r>
            <w:proofErr w:type="spellEnd"/>
          </w:p>
        </w:tc>
      </w:tr>
    </w:tbl>
    <w:p w14:paraId="4371A120" w14:textId="77777777" w:rsidR="00A51C4B" w:rsidRDefault="00A51C4B" w:rsidP="00A51C4B">
      <w:pPr>
        <w:pStyle w:val="Caption"/>
      </w:pPr>
    </w:p>
    <w:p w14:paraId="13080109" w14:textId="0BAED3CE" w:rsidR="00955561" w:rsidRDefault="00A51C4B" w:rsidP="00A51C4B">
      <w:pPr>
        <w:pStyle w:val="Caption"/>
        <w:jc w:val="center"/>
        <w:rPr>
          <w:lang w:val="en" w:eastAsia="de-DE"/>
        </w:rPr>
      </w:pPr>
      <w:r>
        <w:t xml:space="preserve">Table </w:t>
      </w:r>
      <w:fldSimple w:instr=" SEQ Table \* ARABIC ">
        <w:r w:rsidR="007D71FF">
          <w:rPr>
            <w:noProof/>
          </w:rPr>
          <w:t>3</w:t>
        </w:r>
      </w:fldSimple>
    </w:p>
    <w:p w14:paraId="6470A298" w14:textId="200A7C8D" w:rsidR="00955561" w:rsidRDefault="002E277A" w:rsidP="00234829">
      <w:pPr>
        <w:rPr>
          <w:noProof/>
        </w:rPr>
      </w:pPr>
      <w:r>
        <w:rPr>
          <w:noProof/>
        </w:rPr>
        <w:t xml:space="preserve">Please refer </w:t>
      </w:r>
      <w:r w:rsidR="004C26AE">
        <w:rPr>
          <w:noProof/>
        </w:rPr>
        <w:t xml:space="preserve">below mentioned </w:t>
      </w:r>
      <w:r w:rsidR="009D5F9C">
        <w:rPr>
          <w:noProof/>
        </w:rPr>
        <w:t>url</w:t>
      </w:r>
      <w:r>
        <w:rPr>
          <w:noProof/>
        </w:rPr>
        <w:t>s</w:t>
      </w:r>
      <w:r w:rsidR="009D5F9C">
        <w:rPr>
          <w:noProof/>
        </w:rPr>
        <w:t xml:space="preserve"> </w:t>
      </w:r>
      <w:r>
        <w:rPr>
          <w:noProof/>
        </w:rPr>
        <w:t>for more details</w:t>
      </w:r>
      <w:r w:rsidR="009D5F9C">
        <w:rPr>
          <w:noProof/>
        </w:rPr>
        <w:t xml:space="preserve">: </w:t>
      </w:r>
      <w:hyperlink r:id="rId20" w:history="1">
        <w:r w:rsidR="009D5F9C" w:rsidRPr="007E0BD7">
          <w:rPr>
            <w:rStyle w:val="Hyperlink"/>
            <w:noProof/>
          </w:rPr>
          <w:t>https://forum.uipath.com/t/how-to-authenticate-to-uipath-cloud-orchestrator-using-api/180188</w:t>
        </w:r>
      </w:hyperlink>
      <w:r w:rsidR="009D5F9C">
        <w:rPr>
          <w:noProof/>
        </w:rPr>
        <w:t xml:space="preserve"> , </w:t>
      </w:r>
      <w:hyperlink r:id="rId21" w:history="1">
        <w:r w:rsidR="009D5F9C" w:rsidRPr="007E0BD7">
          <w:rPr>
            <w:rStyle w:val="Hyperlink"/>
            <w:noProof/>
          </w:rPr>
          <w:t>https://docs.uipath.com/orchestrator/v0/reference/consuming-cloud-api</w:t>
        </w:r>
      </w:hyperlink>
      <w:r w:rsidR="009D5F9C">
        <w:rPr>
          <w:noProof/>
        </w:rPr>
        <w:t xml:space="preserve"> </w:t>
      </w:r>
    </w:p>
    <w:p w14:paraId="5F59DC50" w14:textId="77777777" w:rsidR="009D5F9C" w:rsidRDefault="009D5F9C" w:rsidP="00234829">
      <w:pPr>
        <w:rPr>
          <w:noProof/>
        </w:rPr>
      </w:pPr>
    </w:p>
    <w:p w14:paraId="1DB371FB" w14:textId="77777777" w:rsidR="000162DA" w:rsidRDefault="000C55CE" w:rsidP="000162DA">
      <w:pPr>
        <w:keepNext/>
      </w:pPr>
      <w:r>
        <w:rPr>
          <w:noProof/>
        </w:rPr>
        <w:drawing>
          <wp:inline distT="0" distB="0" distL="0" distR="0" wp14:anchorId="4F930070" wp14:editId="2C6F6A07">
            <wp:extent cx="5733415" cy="2635885"/>
            <wp:effectExtent l="0" t="0" r="63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3415" cy="2635885"/>
                    </a:xfrm>
                    <a:prstGeom prst="rect">
                      <a:avLst/>
                    </a:prstGeom>
                  </pic:spPr>
                </pic:pic>
              </a:graphicData>
            </a:graphic>
          </wp:inline>
        </w:drawing>
      </w:r>
    </w:p>
    <w:p w14:paraId="22EEAFDC" w14:textId="4610F4B8" w:rsidR="000C55CE" w:rsidRDefault="000162DA" w:rsidP="000162DA">
      <w:pPr>
        <w:pStyle w:val="Caption"/>
        <w:jc w:val="center"/>
        <w:rPr>
          <w:noProof/>
        </w:rPr>
      </w:pPr>
      <w:r>
        <w:t xml:space="preserve">Figure </w:t>
      </w:r>
      <w:fldSimple w:instr=" SEQ Figure \* ARABIC ">
        <w:r w:rsidR="007D71FF">
          <w:rPr>
            <w:noProof/>
          </w:rPr>
          <w:t>5</w:t>
        </w:r>
      </w:fldSimple>
    </w:p>
    <w:p w14:paraId="38B7F868" w14:textId="56FBADD2" w:rsidR="000C55CE" w:rsidRDefault="000C55CE" w:rsidP="00234829">
      <w:pPr>
        <w:rPr>
          <w:noProof/>
        </w:rPr>
      </w:pPr>
    </w:p>
    <w:p w14:paraId="1EC95084" w14:textId="77777777" w:rsidR="00955561" w:rsidRDefault="00955561" w:rsidP="00955561">
      <w:pPr>
        <w:pStyle w:val="ListParagraph"/>
      </w:pPr>
    </w:p>
    <w:p w14:paraId="5132A3F8" w14:textId="77777777" w:rsidR="00955561" w:rsidRDefault="00955561" w:rsidP="00955561">
      <w:pPr>
        <w:pStyle w:val="ListParagraph"/>
      </w:pPr>
    </w:p>
    <w:p w14:paraId="3FC49375" w14:textId="5071AD24" w:rsidR="00607997" w:rsidRDefault="00607997" w:rsidP="00607997">
      <w:pPr>
        <w:pStyle w:val="ListParagraph"/>
        <w:numPr>
          <w:ilvl w:val="0"/>
          <w:numId w:val="17"/>
        </w:numPr>
      </w:pPr>
      <w:r>
        <w:t xml:space="preserve">Fill the details as </w:t>
      </w:r>
      <w:r w:rsidR="00EB6FB1">
        <w:t>mentioned in</w:t>
      </w:r>
      <w:r w:rsidR="000162DA">
        <w:t xml:space="preserve"> Table 3</w:t>
      </w:r>
      <w:r>
        <w:t xml:space="preserve"> and </w:t>
      </w:r>
      <w:proofErr w:type="gramStart"/>
      <w:r>
        <w:t>Click</w:t>
      </w:r>
      <w:proofErr w:type="gramEnd"/>
      <w:r>
        <w:t xml:space="preserve"> on “</w:t>
      </w:r>
      <w:r w:rsidRPr="00D847E6">
        <w:rPr>
          <w:b/>
          <w:bCs/>
        </w:rPr>
        <w:t>Discover</w:t>
      </w:r>
      <w:r>
        <w:t>”. After Discovery process, Resource Model for UiPath will be created.</w:t>
      </w:r>
    </w:p>
    <w:p w14:paraId="3F7760A5" w14:textId="3C84373A" w:rsidR="00963B22" w:rsidRDefault="00963B22" w:rsidP="00DB71D3">
      <w:pPr>
        <w:pStyle w:val="Heading4"/>
        <w:rPr>
          <w:ins w:id="36" w:author="Ananth Kumar Sadhanantham" w:date="2021-08-03T18:04:00Z"/>
        </w:rPr>
      </w:pPr>
      <w:bookmarkStart w:id="37" w:name="_Toc96333378"/>
      <w:r>
        <w:t xml:space="preserve">Auto Configuration for UiPath </w:t>
      </w:r>
      <w:proofErr w:type="gramStart"/>
      <w:r>
        <w:t>On-Premise</w:t>
      </w:r>
      <w:bookmarkEnd w:id="37"/>
      <w:proofErr w:type="gramEnd"/>
    </w:p>
    <w:p w14:paraId="2AA607D2" w14:textId="6845747C" w:rsidR="000C55CE" w:rsidRDefault="000C55CE" w:rsidP="00234829">
      <w:pPr>
        <w:rPr>
          <w:noProof/>
        </w:rPr>
      </w:pPr>
    </w:p>
    <w:p w14:paraId="27E1F2E4" w14:textId="77777777" w:rsidR="00631120" w:rsidRPr="00631120" w:rsidRDefault="00245585" w:rsidP="00644F54">
      <w:pPr>
        <w:pStyle w:val="ListParagraph"/>
        <w:numPr>
          <w:ilvl w:val="0"/>
          <w:numId w:val="17"/>
        </w:numPr>
      </w:pPr>
      <w:r>
        <w:t xml:space="preserve">If User select </w:t>
      </w:r>
      <w:r w:rsidRPr="008D0F25">
        <w:rPr>
          <w:b/>
          <w:bCs/>
        </w:rPr>
        <w:t>Platform Type</w:t>
      </w:r>
      <w:r>
        <w:t xml:space="preserve"> as “UiPath On-Premise” then “UiPath” specific information will be </w:t>
      </w:r>
      <w:proofErr w:type="gramStart"/>
      <w:r>
        <w:t xml:space="preserve">populated </w:t>
      </w:r>
      <w:r w:rsidR="00644F54">
        <w:t xml:space="preserve"> such</w:t>
      </w:r>
      <w:proofErr w:type="gramEnd"/>
      <w:r w:rsidR="00644F54">
        <w:t xml:space="preserve"> as </w:t>
      </w:r>
      <w:r w:rsidR="00644F54" w:rsidRPr="00636549">
        <w:rPr>
          <w:rFonts w:eastAsia="Times New Roman" w:cstheme="minorHAnsi"/>
          <w:color w:val="333333"/>
        </w:rPr>
        <w:t>Orchestrator</w:t>
      </w:r>
      <w:r w:rsidR="00644F54">
        <w:rPr>
          <w:rFonts w:eastAsia="Times New Roman" w:cstheme="minorHAnsi"/>
          <w:color w:val="333333"/>
        </w:rPr>
        <w:t xml:space="preserve"> and Database details </w:t>
      </w:r>
      <w:r w:rsidR="00631120">
        <w:rPr>
          <w:rFonts w:eastAsia="Times New Roman" w:cstheme="minorHAnsi"/>
          <w:color w:val="333333"/>
        </w:rPr>
        <w:t xml:space="preserve">as mentioned in </w:t>
      </w:r>
      <w:r w:rsidR="00644F54">
        <w:rPr>
          <w:rFonts w:eastAsia="Times New Roman" w:cstheme="minorHAnsi"/>
          <w:color w:val="333333"/>
        </w:rPr>
        <w:t xml:space="preserve">Table 4 </w:t>
      </w:r>
    </w:p>
    <w:p w14:paraId="3204E9F0" w14:textId="659BDFB4" w:rsidR="00644F54" w:rsidRDefault="00644F54" w:rsidP="00631120">
      <w:pPr>
        <w:pStyle w:val="ListParagraph"/>
      </w:pPr>
      <w:r>
        <w:rPr>
          <w:rFonts w:eastAsia="Times New Roman" w:cstheme="minorHAnsi"/>
          <w:color w:val="333333"/>
        </w:rPr>
        <w:t>(User can get this information from UI Path administrator)</w:t>
      </w:r>
    </w:p>
    <w:p w14:paraId="069D1500" w14:textId="018F5F07" w:rsidR="00245585" w:rsidRDefault="00245585" w:rsidP="00644F54">
      <w:pPr>
        <w:pStyle w:val="ListParagraph"/>
      </w:pPr>
    </w:p>
    <w:p w14:paraId="548864CB" w14:textId="0F8FABCC" w:rsidR="00EB6FB1" w:rsidRDefault="00EB6FB1" w:rsidP="00234829">
      <w:pPr>
        <w:rPr>
          <w:noProof/>
        </w:rPr>
      </w:pPr>
    </w:p>
    <w:tbl>
      <w:tblPr>
        <w:tblpPr w:leftFromText="180" w:rightFromText="180" w:vertAnchor="text" w:horzAnchor="page" w:tblpX="1892" w:tblpY="233"/>
        <w:tblW w:w="9019" w:type="dxa"/>
        <w:tblLook w:val="04A0" w:firstRow="1" w:lastRow="0" w:firstColumn="1" w:lastColumn="0" w:noHBand="0" w:noVBand="1"/>
      </w:tblPr>
      <w:tblGrid>
        <w:gridCol w:w="2001"/>
        <w:gridCol w:w="3307"/>
        <w:gridCol w:w="3711"/>
      </w:tblGrid>
      <w:tr w:rsidR="00EB6FB1" w:rsidRPr="00175283" w14:paraId="3FAF32DC" w14:textId="77777777" w:rsidTr="00C72E3F">
        <w:trPr>
          <w:trHeight w:val="295"/>
        </w:trPr>
        <w:tc>
          <w:tcPr>
            <w:tcW w:w="22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99F2B" w14:textId="77777777" w:rsidR="00EB6FB1" w:rsidRPr="00175283" w:rsidRDefault="00EB6FB1" w:rsidP="00EB6FB1">
            <w:pPr>
              <w:spacing w:after="0" w:line="240" w:lineRule="auto"/>
              <w:jc w:val="center"/>
              <w:rPr>
                <w:rFonts w:eastAsia="Times New Roman" w:cstheme="minorHAnsi"/>
                <w:b/>
                <w:bCs/>
                <w:color w:val="000000"/>
              </w:rPr>
            </w:pPr>
            <w:r w:rsidRPr="00175283">
              <w:rPr>
                <w:rFonts w:eastAsia="Times New Roman" w:cstheme="minorHAnsi"/>
                <w:b/>
                <w:bCs/>
                <w:color w:val="000000"/>
              </w:rPr>
              <w:t>Field Name</w:t>
            </w:r>
          </w:p>
        </w:tc>
        <w:tc>
          <w:tcPr>
            <w:tcW w:w="3704" w:type="dxa"/>
            <w:tcBorders>
              <w:top w:val="single" w:sz="4" w:space="0" w:color="auto"/>
              <w:left w:val="nil"/>
              <w:bottom w:val="single" w:sz="4" w:space="0" w:color="auto"/>
              <w:right w:val="single" w:sz="4" w:space="0" w:color="auto"/>
            </w:tcBorders>
            <w:shd w:val="clear" w:color="auto" w:fill="auto"/>
            <w:noWrap/>
            <w:vAlign w:val="bottom"/>
            <w:hideMark/>
          </w:tcPr>
          <w:p w14:paraId="523C1C9F" w14:textId="77777777" w:rsidR="00EB6FB1" w:rsidRPr="00175283" w:rsidRDefault="00EB6FB1" w:rsidP="00EB6FB1">
            <w:pPr>
              <w:spacing w:after="0" w:line="240" w:lineRule="auto"/>
              <w:jc w:val="center"/>
              <w:rPr>
                <w:rFonts w:eastAsia="Times New Roman" w:cstheme="minorHAnsi"/>
                <w:b/>
                <w:bCs/>
                <w:color w:val="000000"/>
              </w:rPr>
            </w:pPr>
            <w:r w:rsidRPr="00175283">
              <w:rPr>
                <w:rFonts w:eastAsia="Times New Roman" w:cstheme="minorHAnsi"/>
                <w:b/>
                <w:bCs/>
                <w:color w:val="000000"/>
              </w:rPr>
              <w:t>Description</w:t>
            </w:r>
          </w:p>
        </w:tc>
        <w:tc>
          <w:tcPr>
            <w:tcW w:w="3084" w:type="dxa"/>
            <w:tcBorders>
              <w:top w:val="single" w:sz="4" w:space="0" w:color="auto"/>
              <w:left w:val="nil"/>
              <w:bottom w:val="single" w:sz="4" w:space="0" w:color="auto"/>
              <w:right w:val="single" w:sz="4" w:space="0" w:color="auto"/>
            </w:tcBorders>
            <w:shd w:val="clear" w:color="auto" w:fill="auto"/>
            <w:noWrap/>
            <w:vAlign w:val="bottom"/>
            <w:hideMark/>
          </w:tcPr>
          <w:p w14:paraId="6722DE18" w14:textId="77777777" w:rsidR="00EB6FB1" w:rsidRPr="00175283" w:rsidRDefault="00EB6FB1" w:rsidP="00EB6FB1">
            <w:pPr>
              <w:spacing w:after="0" w:line="240" w:lineRule="auto"/>
              <w:jc w:val="center"/>
              <w:rPr>
                <w:rFonts w:eastAsia="Times New Roman" w:cstheme="minorHAnsi"/>
                <w:b/>
                <w:bCs/>
                <w:color w:val="000000"/>
              </w:rPr>
            </w:pPr>
            <w:r w:rsidRPr="00175283">
              <w:rPr>
                <w:rFonts w:eastAsia="Times New Roman" w:cstheme="minorHAnsi"/>
                <w:b/>
                <w:bCs/>
                <w:color w:val="000000"/>
              </w:rPr>
              <w:t>Example</w:t>
            </w:r>
          </w:p>
        </w:tc>
      </w:tr>
      <w:tr w:rsidR="00EB6FB1" w:rsidRPr="00175283" w14:paraId="69102F09"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3F3EEA3A"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Platform Name</w:t>
            </w:r>
          </w:p>
        </w:tc>
        <w:tc>
          <w:tcPr>
            <w:tcW w:w="3704" w:type="dxa"/>
            <w:tcBorders>
              <w:top w:val="nil"/>
              <w:left w:val="nil"/>
              <w:bottom w:val="single" w:sz="4" w:space="0" w:color="auto"/>
              <w:right w:val="single" w:sz="4" w:space="0" w:color="auto"/>
            </w:tcBorders>
            <w:shd w:val="clear" w:color="auto" w:fill="auto"/>
            <w:noWrap/>
            <w:vAlign w:val="center"/>
            <w:hideMark/>
          </w:tcPr>
          <w:p w14:paraId="6BAC97C6" w14:textId="5C55C71F" w:rsidR="00EB6FB1" w:rsidRPr="00175283" w:rsidRDefault="003B690E" w:rsidP="00EB6FB1">
            <w:pPr>
              <w:spacing w:after="0" w:line="240" w:lineRule="auto"/>
              <w:rPr>
                <w:rFonts w:eastAsia="Times New Roman" w:cstheme="minorHAnsi"/>
                <w:color w:val="333333"/>
              </w:rPr>
            </w:pPr>
            <w:r w:rsidRPr="00D847E6">
              <w:rPr>
                <w:rFonts w:eastAsia="Times New Roman" w:cstheme="minorHAnsi"/>
                <w:color w:val="333333"/>
              </w:rPr>
              <w:t>&lt;&lt;Enter</w:t>
            </w:r>
            <w:r>
              <w:rPr>
                <w:rFonts w:eastAsia="Times New Roman" w:cstheme="minorHAnsi"/>
                <w:color w:val="333333"/>
              </w:rPr>
              <w:t xml:space="preserve"> a Friendly</w:t>
            </w:r>
            <w:r w:rsidRPr="00D847E6">
              <w:rPr>
                <w:rFonts w:eastAsia="Times New Roman" w:cstheme="minorHAnsi"/>
                <w:color w:val="333333"/>
              </w:rPr>
              <w:t xml:space="preserve"> Name of the Platform</w:t>
            </w:r>
            <w:r>
              <w:rPr>
                <w:rFonts w:eastAsia="Times New Roman" w:cstheme="minorHAnsi"/>
                <w:color w:val="333333"/>
              </w:rPr>
              <w:t>. The name is an alias which would be used to identify the instance of the platform in an Enterprise</w:t>
            </w:r>
            <w:r w:rsidRPr="00D847E6">
              <w:rPr>
                <w:rFonts w:eastAsia="Times New Roman" w:cstheme="minorHAnsi"/>
                <w:color w:val="333333"/>
              </w:rPr>
              <w:t>&gt;&gt;</w:t>
            </w:r>
          </w:p>
        </w:tc>
        <w:tc>
          <w:tcPr>
            <w:tcW w:w="3084" w:type="dxa"/>
            <w:tcBorders>
              <w:top w:val="nil"/>
              <w:left w:val="nil"/>
              <w:bottom w:val="single" w:sz="4" w:space="0" w:color="auto"/>
              <w:right w:val="single" w:sz="4" w:space="0" w:color="auto"/>
            </w:tcBorders>
            <w:shd w:val="clear" w:color="auto" w:fill="auto"/>
            <w:noWrap/>
            <w:vAlign w:val="bottom"/>
            <w:hideMark/>
          </w:tcPr>
          <w:p w14:paraId="57476590" w14:textId="77777777" w:rsidR="00EB6FB1" w:rsidRPr="00175283" w:rsidRDefault="00EB6FB1" w:rsidP="00EB6FB1">
            <w:pPr>
              <w:spacing w:after="0" w:line="240" w:lineRule="auto"/>
              <w:rPr>
                <w:rFonts w:eastAsia="Times New Roman" w:cstheme="minorHAnsi"/>
                <w:color w:val="000000"/>
              </w:rPr>
            </w:pPr>
            <w:proofErr w:type="spellStart"/>
            <w:r w:rsidRPr="00175283">
              <w:rPr>
                <w:rFonts w:eastAsia="Times New Roman" w:cstheme="minorHAnsi"/>
                <w:color w:val="000000"/>
              </w:rPr>
              <w:t>DemoUiPath</w:t>
            </w:r>
            <w:proofErr w:type="spellEnd"/>
          </w:p>
        </w:tc>
      </w:tr>
      <w:tr w:rsidR="00EB6FB1" w:rsidRPr="00175283" w14:paraId="0098C8C5"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2CE9516D"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Orchestrator URL</w:t>
            </w:r>
          </w:p>
        </w:tc>
        <w:tc>
          <w:tcPr>
            <w:tcW w:w="3704" w:type="dxa"/>
            <w:tcBorders>
              <w:top w:val="nil"/>
              <w:left w:val="nil"/>
              <w:bottom w:val="single" w:sz="4" w:space="0" w:color="auto"/>
              <w:right w:val="single" w:sz="4" w:space="0" w:color="auto"/>
            </w:tcBorders>
            <w:shd w:val="clear" w:color="auto" w:fill="auto"/>
            <w:vAlign w:val="bottom"/>
            <w:hideMark/>
          </w:tcPr>
          <w:p w14:paraId="0DE57E52" w14:textId="336B4BC4"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 xml:space="preserve">&lt;&lt;Enter Orchestrator </w:t>
            </w:r>
            <w:r w:rsidR="0086112A" w:rsidRPr="00175283">
              <w:rPr>
                <w:rFonts w:eastAsia="Times New Roman" w:cstheme="minorHAnsi"/>
                <w:color w:val="000000"/>
              </w:rPr>
              <w:t>URL</w:t>
            </w:r>
            <w:r w:rsidR="0086112A">
              <w:rPr>
                <w:rFonts w:eastAsia="Times New Roman" w:cstheme="minorHAnsi"/>
                <w:color w:val="000000"/>
              </w:rPr>
              <w:t xml:space="preserve"> </w:t>
            </w:r>
            <w:r w:rsidR="0086112A" w:rsidRPr="0016274D">
              <w:rPr>
                <w:rFonts w:eastAsia="Times New Roman" w:cstheme="minorHAnsi"/>
                <w:color w:val="000000"/>
              </w:rPr>
              <w:t>which</w:t>
            </w:r>
            <w:r w:rsidR="004F35B5" w:rsidRPr="0016274D">
              <w:rPr>
                <w:rFonts w:eastAsia="Times New Roman" w:cstheme="minorHAnsi"/>
                <w:color w:val="000000"/>
              </w:rPr>
              <w:t xml:space="preserve"> would be used to access the </w:t>
            </w:r>
            <w:r w:rsidR="004F35B5" w:rsidRPr="00636549">
              <w:rPr>
                <w:rFonts w:eastAsia="Times New Roman" w:cstheme="minorHAnsi"/>
                <w:color w:val="000000"/>
              </w:rPr>
              <w:t xml:space="preserve">Orchestrator </w:t>
            </w:r>
            <w:r w:rsidR="004F35B5" w:rsidRPr="0016274D">
              <w:rPr>
                <w:rFonts w:eastAsia="Times New Roman" w:cstheme="minorHAnsi"/>
                <w:color w:val="000000"/>
              </w:rPr>
              <w:t xml:space="preserve">services for </w:t>
            </w:r>
            <w:r w:rsidR="004F35B5">
              <w:rPr>
                <w:rFonts w:eastAsia="Times New Roman" w:cstheme="minorHAnsi"/>
                <w:color w:val="000000"/>
              </w:rPr>
              <w:t xml:space="preserve">Auto Configuration, </w:t>
            </w:r>
            <w:r w:rsidR="004F35B5" w:rsidRPr="0016274D">
              <w:rPr>
                <w:rFonts w:eastAsia="Times New Roman" w:cstheme="minorHAnsi"/>
                <w:color w:val="000000"/>
              </w:rPr>
              <w:t>monitoring, and remediation process</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382BBA59" w14:textId="13890FDD" w:rsidR="00EB6FB1" w:rsidRPr="00175283" w:rsidRDefault="00BF474B" w:rsidP="00EB6FB1">
            <w:pPr>
              <w:spacing w:after="0" w:line="240" w:lineRule="auto"/>
              <w:rPr>
                <w:rFonts w:eastAsia="Times New Roman" w:cstheme="minorHAnsi"/>
                <w:color w:val="0563C1"/>
                <w:u w:val="single"/>
              </w:rPr>
            </w:pPr>
            <w:hyperlink r:id="rId23" w:history="1">
              <w:r w:rsidR="00EB6FB1" w:rsidRPr="00175283">
                <w:rPr>
                  <w:rFonts w:eastAsia="Times New Roman" w:cstheme="minorHAnsi"/>
                  <w:color w:val="0563C1"/>
                  <w:u w:val="single"/>
                </w:rPr>
                <w:t>http//VM00001/</w:t>
              </w:r>
            </w:hyperlink>
          </w:p>
        </w:tc>
      </w:tr>
      <w:tr w:rsidR="00EB6FB1" w:rsidRPr="00175283" w14:paraId="6364DC46"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005AD848"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 xml:space="preserve">Orchestrator </w:t>
            </w:r>
            <w:proofErr w:type="gramStart"/>
            <w:r w:rsidRPr="00175283">
              <w:rPr>
                <w:rFonts w:eastAsia="Times New Roman" w:cstheme="minorHAnsi"/>
                <w:color w:val="333333"/>
              </w:rPr>
              <w:t>User Name</w:t>
            </w:r>
            <w:proofErr w:type="gramEnd"/>
          </w:p>
        </w:tc>
        <w:tc>
          <w:tcPr>
            <w:tcW w:w="3704" w:type="dxa"/>
            <w:tcBorders>
              <w:top w:val="nil"/>
              <w:left w:val="nil"/>
              <w:bottom w:val="single" w:sz="4" w:space="0" w:color="auto"/>
              <w:right w:val="single" w:sz="4" w:space="0" w:color="auto"/>
            </w:tcBorders>
            <w:shd w:val="clear" w:color="auto" w:fill="auto"/>
            <w:noWrap/>
            <w:vAlign w:val="center"/>
            <w:hideMark/>
          </w:tcPr>
          <w:p w14:paraId="3827E3CD" w14:textId="6FA43A1A" w:rsidR="00EB6FB1" w:rsidRDefault="00EB6FB1" w:rsidP="00EB6FB1">
            <w:pPr>
              <w:spacing w:after="0" w:line="240" w:lineRule="auto"/>
              <w:rPr>
                <w:rFonts w:eastAsia="Times New Roman" w:cstheme="minorHAnsi"/>
                <w:color w:val="000000"/>
              </w:rPr>
            </w:pPr>
            <w:r w:rsidRPr="00175283">
              <w:rPr>
                <w:rFonts w:eastAsia="Times New Roman" w:cstheme="minorHAnsi"/>
                <w:color w:val="000000"/>
              </w:rPr>
              <w:t xml:space="preserve">&lt;&lt;Enter Orchestrator API </w:t>
            </w:r>
            <w:proofErr w:type="gramStart"/>
            <w:r w:rsidRPr="00175283">
              <w:rPr>
                <w:rFonts w:eastAsia="Times New Roman" w:cstheme="minorHAnsi"/>
                <w:color w:val="000000"/>
              </w:rPr>
              <w:t xml:space="preserve">User </w:t>
            </w:r>
            <w:r w:rsidR="0086112A" w:rsidRPr="00175283">
              <w:rPr>
                <w:rFonts w:eastAsia="Times New Roman" w:cstheme="minorHAnsi"/>
                <w:color w:val="000000"/>
              </w:rPr>
              <w:t>Name</w:t>
            </w:r>
            <w:proofErr w:type="gramEnd"/>
            <w:r w:rsidR="0086112A">
              <w:rPr>
                <w:rFonts w:eastAsia="Times New Roman" w:cstheme="minorHAnsi"/>
                <w:color w:val="000000"/>
              </w:rPr>
              <w:t xml:space="preserve"> </w:t>
            </w:r>
            <w:r w:rsidR="0086112A">
              <w:t>which</w:t>
            </w:r>
            <w:r w:rsidR="00842E19" w:rsidRPr="00842E19">
              <w:rPr>
                <w:rFonts w:eastAsia="Times New Roman" w:cstheme="minorHAnsi"/>
                <w:color w:val="000000"/>
              </w:rPr>
              <w:t xml:space="preserve"> would be used for authentication</w:t>
            </w:r>
            <w:r w:rsidRPr="00175283">
              <w:rPr>
                <w:rFonts w:eastAsia="Times New Roman" w:cstheme="minorHAnsi"/>
                <w:color w:val="000000"/>
              </w:rPr>
              <w:t>&gt;&gt;</w:t>
            </w:r>
          </w:p>
          <w:p w14:paraId="6D5B03CD" w14:textId="62CED77D" w:rsidR="00EB6FB1" w:rsidRDefault="00EB6FB1" w:rsidP="00EB6FB1">
            <w:pPr>
              <w:spacing w:after="0" w:line="240" w:lineRule="auto"/>
              <w:rPr>
                <w:rFonts w:eastAsia="Times New Roman" w:cstheme="minorHAnsi"/>
                <w:color w:val="000000"/>
              </w:rPr>
            </w:pPr>
            <w:r>
              <w:rPr>
                <w:rFonts w:eastAsia="Times New Roman" w:cstheme="minorHAnsi"/>
                <w:color w:val="000000"/>
              </w:rPr>
              <w:t xml:space="preserve"> (Get the API </w:t>
            </w:r>
            <w:r w:rsidR="00B263E9">
              <w:rPr>
                <w:rFonts w:eastAsia="Times New Roman" w:cstheme="minorHAnsi"/>
                <w:color w:val="000000"/>
              </w:rPr>
              <w:t>username</w:t>
            </w:r>
            <w:r>
              <w:rPr>
                <w:rFonts w:eastAsia="Times New Roman" w:cstheme="minorHAnsi"/>
                <w:color w:val="000000"/>
              </w:rPr>
              <w:t xml:space="preserve"> and password from </w:t>
            </w:r>
            <w:proofErr w:type="spellStart"/>
            <w:r>
              <w:rPr>
                <w:rFonts w:eastAsia="Times New Roman" w:cstheme="minorHAnsi"/>
                <w:color w:val="000000"/>
              </w:rPr>
              <w:t>UIPath</w:t>
            </w:r>
            <w:proofErr w:type="spellEnd"/>
            <w:r>
              <w:rPr>
                <w:rFonts w:eastAsia="Times New Roman" w:cstheme="minorHAnsi"/>
                <w:color w:val="000000"/>
              </w:rPr>
              <w:t xml:space="preserve"> Administrator with the following permission</w:t>
            </w:r>
          </w:p>
          <w:p w14:paraId="57ADB91F" w14:textId="77777777" w:rsidR="00EB6FB1" w:rsidRDefault="00EB6FB1" w:rsidP="00EB6FB1">
            <w:pPr>
              <w:pStyle w:val="ListParagraph"/>
              <w:numPr>
                <w:ilvl w:val="0"/>
                <w:numId w:val="30"/>
              </w:numPr>
              <w:spacing w:after="0" w:line="240" w:lineRule="auto"/>
              <w:rPr>
                <w:rFonts w:eastAsia="Times New Roman" w:cstheme="minorHAnsi"/>
                <w:color w:val="000000"/>
              </w:rPr>
            </w:pPr>
            <w:r>
              <w:rPr>
                <w:rFonts w:eastAsia="Times New Roman" w:cstheme="minorHAnsi"/>
                <w:color w:val="000000"/>
              </w:rPr>
              <w:t>Get Robot and Process details</w:t>
            </w:r>
          </w:p>
          <w:p w14:paraId="3EA3B899" w14:textId="77777777" w:rsidR="00EB6FB1" w:rsidRDefault="00EB6FB1" w:rsidP="00EB6FB1">
            <w:pPr>
              <w:pStyle w:val="ListParagraph"/>
              <w:numPr>
                <w:ilvl w:val="0"/>
                <w:numId w:val="30"/>
              </w:numPr>
              <w:spacing w:after="0" w:line="240" w:lineRule="auto"/>
              <w:rPr>
                <w:rFonts w:eastAsia="Times New Roman" w:cstheme="minorHAnsi"/>
                <w:color w:val="000000"/>
              </w:rPr>
            </w:pPr>
            <w:r>
              <w:rPr>
                <w:rFonts w:eastAsia="Times New Roman" w:cstheme="minorHAnsi"/>
                <w:color w:val="000000"/>
              </w:rPr>
              <w:t>Check the device Status, Job Status</w:t>
            </w:r>
          </w:p>
          <w:p w14:paraId="29ED935C" w14:textId="77777777" w:rsidR="00EB6FB1" w:rsidRPr="00C47647" w:rsidRDefault="00EB6FB1" w:rsidP="00EB6FB1">
            <w:pPr>
              <w:pStyle w:val="ListParagraph"/>
              <w:numPr>
                <w:ilvl w:val="0"/>
                <w:numId w:val="30"/>
              </w:numPr>
              <w:spacing w:after="0" w:line="240" w:lineRule="auto"/>
              <w:rPr>
                <w:rFonts w:eastAsia="Times New Roman" w:cstheme="minorHAnsi"/>
                <w:color w:val="000000"/>
              </w:rPr>
            </w:pPr>
            <w:r>
              <w:rPr>
                <w:rFonts w:eastAsia="Times New Roman" w:cstheme="minorHAnsi"/>
                <w:color w:val="000000"/>
              </w:rPr>
              <w:t>Start Job</w:t>
            </w:r>
            <w:r w:rsidRPr="00C47647">
              <w:rPr>
                <w:rFonts w:eastAsia="Times New Roman" w:cstheme="minorHAnsi"/>
                <w:color w:val="000000"/>
              </w:rPr>
              <w:t>)</w:t>
            </w:r>
          </w:p>
        </w:tc>
        <w:tc>
          <w:tcPr>
            <w:tcW w:w="3084" w:type="dxa"/>
            <w:tcBorders>
              <w:top w:val="nil"/>
              <w:left w:val="nil"/>
              <w:bottom w:val="single" w:sz="4" w:space="0" w:color="auto"/>
              <w:right w:val="single" w:sz="4" w:space="0" w:color="auto"/>
            </w:tcBorders>
            <w:shd w:val="clear" w:color="auto" w:fill="auto"/>
            <w:noWrap/>
            <w:vAlign w:val="bottom"/>
            <w:hideMark/>
          </w:tcPr>
          <w:p w14:paraId="1A3AF8BB" w14:textId="77777777" w:rsidR="00EB6FB1" w:rsidRPr="00175283" w:rsidRDefault="00EB6FB1" w:rsidP="00EB6FB1">
            <w:pPr>
              <w:spacing w:after="0" w:line="240" w:lineRule="auto"/>
              <w:rPr>
                <w:rFonts w:eastAsia="Times New Roman" w:cstheme="minorHAnsi"/>
                <w:color w:val="000000"/>
              </w:rPr>
            </w:pPr>
            <w:proofErr w:type="spellStart"/>
            <w:r w:rsidRPr="00175283">
              <w:rPr>
                <w:rFonts w:eastAsia="Times New Roman" w:cstheme="minorHAnsi"/>
                <w:color w:val="000000"/>
              </w:rPr>
              <w:t>ApiUser</w:t>
            </w:r>
            <w:proofErr w:type="spellEnd"/>
          </w:p>
        </w:tc>
      </w:tr>
      <w:tr w:rsidR="00EB6FB1" w:rsidRPr="00175283" w14:paraId="509E80ED"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2F634811"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Orchestrator Password</w:t>
            </w:r>
          </w:p>
        </w:tc>
        <w:tc>
          <w:tcPr>
            <w:tcW w:w="3704" w:type="dxa"/>
            <w:tcBorders>
              <w:top w:val="nil"/>
              <w:left w:val="nil"/>
              <w:bottom w:val="single" w:sz="4" w:space="0" w:color="auto"/>
              <w:right w:val="single" w:sz="4" w:space="0" w:color="auto"/>
            </w:tcBorders>
            <w:shd w:val="clear" w:color="auto" w:fill="auto"/>
            <w:noWrap/>
            <w:vAlign w:val="center"/>
            <w:hideMark/>
          </w:tcPr>
          <w:p w14:paraId="0ED07777" w14:textId="3870BCB3"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API Password</w:t>
            </w:r>
            <w:r w:rsidR="0086112A">
              <w:rPr>
                <w:rFonts w:eastAsia="Times New Roman" w:cstheme="minorHAnsi"/>
                <w:color w:val="000000"/>
              </w:rPr>
              <w:t xml:space="preserve"> </w:t>
            </w:r>
            <w:r w:rsidR="0086112A">
              <w:t>which</w:t>
            </w:r>
            <w:r w:rsidR="0086112A" w:rsidRPr="00842E19">
              <w:rPr>
                <w:rFonts w:eastAsia="Times New Roman" w:cstheme="minorHAnsi"/>
                <w:color w:val="000000"/>
              </w:rPr>
              <w:t xml:space="preserve"> would be used for authentication</w:t>
            </w:r>
            <w:r w:rsidR="0086112A" w:rsidRPr="00175283">
              <w:rPr>
                <w:rFonts w:eastAsia="Times New Roman" w:cstheme="minorHAnsi"/>
                <w:color w:val="000000"/>
              </w:rPr>
              <w:t xml:space="preserve"> </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bottom"/>
            <w:hideMark/>
          </w:tcPr>
          <w:p w14:paraId="6E83C80D"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w:t>
            </w:r>
          </w:p>
        </w:tc>
      </w:tr>
      <w:tr w:rsidR="00EB6FB1" w:rsidRPr="00175283" w14:paraId="5247F7F6"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6BC4D4A5"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lastRenderedPageBreak/>
              <w:t>IP Address</w:t>
            </w:r>
          </w:p>
        </w:tc>
        <w:tc>
          <w:tcPr>
            <w:tcW w:w="3704" w:type="dxa"/>
            <w:tcBorders>
              <w:top w:val="nil"/>
              <w:left w:val="nil"/>
              <w:bottom w:val="single" w:sz="4" w:space="0" w:color="auto"/>
              <w:right w:val="single" w:sz="4" w:space="0" w:color="auto"/>
            </w:tcBorders>
            <w:shd w:val="clear" w:color="auto" w:fill="auto"/>
            <w:noWrap/>
            <w:vAlign w:val="center"/>
            <w:hideMark/>
          </w:tcPr>
          <w:p w14:paraId="791EA1E5" w14:textId="1DE8BC1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w:t>
            </w:r>
            <w:r w:rsidR="00B263E9" w:rsidRPr="00175283">
              <w:rPr>
                <w:rFonts w:eastAsia="Times New Roman" w:cstheme="minorHAnsi"/>
                <w:color w:val="000000"/>
              </w:rPr>
              <w:t>Enter Orchestrator</w:t>
            </w:r>
            <w:r w:rsidRPr="00175283">
              <w:rPr>
                <w:rFonts w:eastAsia="Times New Roman" w:cstheme="minorHAnsi"/>
                <w:color w:val="000000"/>
              </w:rPr>
              <w:t xml:space="preserve"> IP Address</w:t>
            </w:r>
            <w:r w:rsidR="005D3B90">
              <w:rPr>
                <w:rFonts w:eastAsia="Times New Roman" w:cstheme="minorHAnsi"/>
                <w:color w:val="000000"/>
              </w:rPr>
              <w:t xml:space="preserve"> </w:t>
            </w:r>
            <w:r w:rsidR="005D3B90" w:rsidRPr="005D3B90">
              <w:rPr>
                <w:rFonts w:eastAsia="Times New Roman" w:cstheme="minorHAnsi"/>
                <w:color w:val="000000"/>
              </w:rPr>
              <w:t>which would be used during the monitoring and remediation process</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bottom"/>
            <w:hideMark/>
          </w:tcPr>
          <w:p w14:paraId="2735B405"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10.0.0.1</w:t>
            </w:r>
          </w:p>
        </w:tc>
      </w:tr>
      <w:tr w:rsidR="00EB6FB1" w:rsidRPr="00175283" w14:paraId="7A1D4CA5"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2E007189"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 xml:space="preserve">Service </w:t>
            </w:r>
            <w:proofErr w:type="gramStart"/>
            <w:r w:rsidRPr="00175283">
              <w:rPr>
                <w:rFonts w:eastAsia="Times New Roman" w:cstheme="minorHAnsi"/>
                <w:color w:val="333333"/>
              </w:rPr>
              <w:t>User Name</w:t>
            </w:r>
            <w:proofErr w:type="gramEnd"/>
          </w:p>
        </w:tc>
        <w:tc>
          <w:tcPr>
            <w:tcW w:w="3704" w:type="dxa"/>
            <w:tcBorders>
              <w:top w:val="nil"/>
              <w:left w:val="nil"/>
              <w:bottom w:val="single" w:sz="4" w:space="0" w:color="auto"/>
              <w:right w:val="single" w:sz="4" w:space="0" w:color="auto"/>
            </w:tcBorders>
            <w:shd w:val="clear" w:color="auto" w:fill="auto"/>
            <w:noWrap/>
            <w:vAlign w:val="center"/>
            <w:hideMark/>
          </w:tcPr>
          <w:p w14:paraId="62104E17" w14:textId="6B5B870C" w:rsidR="00EB6FB1" w:rsidRDefault="00EB6FB1" w:rsidP="00EB6FB1">
            <w:pPr>
              <w:spacing w:after="0" w:line="240" w:lineRule="auto"/>
              <w:rPr>
                <w:rFonts w:eastAsia="Times New Roman" w:cstheme="minorHAnsi"/>
                <w:color w:val="000000"/>
              </w:rPr>
            </w:pPr>
            <w:r w:rsidRPr="00175283">
              <w:rPr>
                <w:rFonts w:eastAsia="Times New Roman" w:cstheme="minorHAnsi"/>
                <w:color w:val="000000"/>
              </w:rPr>
              <w:t>&lt;&lt;</w:t>
            </w:r>
            <w:r w:rsidR="005D3B90" w:rsidRPr="005D3B90">
              <w:rPr>
                <w:rFonts w:eastAsia="Times New Roman" w:cstheme="minorHAnsi"/>
                <w:color w:val="000000"/>
              </w:rPr>
              <w:t>Enter Windows Service Account Name which would be used to execute the monitoring and remediation actions</w:t>
            </w:r>
            <w:r w:rsidRPr="00175283">
              <w:rPr>
                <w:rFonts w:eastAsia="Times New Roman" w:cstheme="minorHAnsi"/>
                <w:color w:val="000000"/>
              </w:rPr>
              <w:t>&gt;&gt;</w:t>
            </w:r>
          </w:p>
          <w:p w14:paraId="2690A079" w14:textId="7DB741C6" w:rsidR="00EB6FB1" w:rsidRPr="00175283" w:rsidRDefault="00EB6FB1" w:rsidP="00EB6FB1">
            <w:pPr>
              <w:spacing w:line="240" w:lineRule="auto"/>
              <w:rPr>
                <w:rFonts w:eastAsia="Times New Roman" w:cstheme="minorHAnsi"/>
                <w:color w:val="000000"/>
              </w:rPr>
            </w:pPr>
            <w:r>
              <w:rPr>
                <w:rFonts w:eastAsia="Times New Roman" w:cstheme="minorHAnsi"/>
                <w:color w:val="000000"/>
              </w:rPr>
              <w:t>[</w:t>
            </w:r>
            <w:r w:rsidR="00A13704" w:rsidRPr="00A13704">
              <w:rPr>
                <w:rFonts w:eastAsia="Times New Roman" w:cstheme="minorHAnsi"/>
                <w:color w:val="000000"/>
              </w:rPr>
              <w:t>Service Account with access to run scripts remotely on all RPA components</w:t>
            </w:r>
            <w:r>
              <w:rPr>
                <w:rFonts w:eastAsia="Times New Roman" w:cstheme="minorHAnsi"/>
                <w:color w:val="000000"/>
              </w:rPr>
              <w:t>]</w:t>
            </w:r>
          </w:p>
        </w:tc>
        <w:tc>
          <w:tcPr>
            <w:tcW w:w="3084" w:type="dxa"/>
            <w:tcBorders>
              <w:top w:val="nil"/>
              <w:left w:val="nil"/>
              <w:bottom w:val="single" w:sz="4" w:space="0" w:color="auto"/>
              <w:right w:val="single" w:sz="4" w:space="0" w:color="auto"/>
            </w:tcBorders>
            <w:shd w:val="clear" w:color="auto" w:fill="auto"/>
            <w:noWrap/>
            <w:vAlign w:val="center"/>
            <w:hideMark/>
          </w:tcPr>
          <w:p w14:paraId="15690CD0"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DomainName\</w:t>
            </w:r>
            <w:proofErr w:type="spellStart"/>
            <w:r w:rsidRPr="00175283">
              <w:rPr>
                <w:rFonts w:eastAsia="Times New Roman" w:cstheme="minorHAnsi"/>
                <w:color w:val="000000"/>
              </w:rPr>
              <w:t>ServiceUser</w:t>
            </w:r>
            <w:proofErr w:type="spellEnd"/>
          </w:p>
        </w:tc>
      </w:tr>
      <w:tr w:rsidR="00EB6FB1" w:rsidRPr="00175283" w14:paraId="6F1EA577"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511241EA"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Service Password</w:t>
            </w:r>
          </w:p>
        </w:tc>
        <w:tc>
          <w:tcPr>
            <w:tcW w:w="3704" w:type="dxa"/>
            <w:tcBorders>
              <w:top w:val="nil"/>
              <w:left w:val="nil"/>
              <w:bottom w:val="single" w:sz="4" w:space="0" w:color="auto"/>
              <w:right w:val="single" w:sz="4" w:space="0" w:color="auto"/>
            </w:tcBorders>
            <w:shd w:val="clear" w:color="auto" w:fill="auto"/>
            <w:noWrap/>
            <w:vAlign w:val="center"/>
            <w:hideMark/>
          </w:tcPr>
          <w:p w14:paraId="44777E1B" w14:textId="530523E2"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w:t>
            </w:r>
            <w:r w:rsidR="005D3B90" w:rsidRPr="005D3B90">
              <w:rPr>
                <w:rFonts w:eastAsia="Times New Roman" w:cstheme="minorHAnsi"/>
                <w:color w:val="000000"/>
              </w:rPr>
              <w:t>Enter Windows Service Account Password which would be used to execute the monitoring and remediation actions</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372DB251"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w:t>
            </w:r>
          </w:p>
        </w:tc>
      </w:tr>
      <w:tr w:rsidR="00EB6FB1" w:rsidRPr="00175283" w14:paraId="559FDC4A"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05BEB07C"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Authentication URL</w:t>
            </w:r>
          </w:p>
        </w:tc>
        <w:tc>
          <w:tcPr>
            <w:tcW w:w="3704" w:type="dxa"/>
            <w:tcBorders>
              <w:top w:val="nil"/>
              <w:left w:val="nil"/>
              <w:bottom w:val="single" w:sz="4" w:space="0" w:color="auto"/>
              <w:right w:val="single" w:sz="4" w:space="0" w:color="auto"/>
            </w:tcBorders>
            <w:shd w:val="clear" w:color="auto" w:fill="auto"/>
            <w:vAlign w:val="bottom"/>
            <w:hideMark/>
          </w:tcPr>
          <w:p w14:paraId="7F852809" w14:textId="3E03593C"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Authentication URL</w:t>
            </w:r>
            <w:r w:rsidR="005D3B90">
              <w:rPr>
                <w:rFonts w:eastAsia="Times New Roman" w:cstheme="minorHAnsi"/>
                <w:color w:val="000000"/>
              </w:rPr>
              <w:t xml:space="preserve"> which would be used for </w:t>
            </w:r>
            <w:r w:rsidR="005D3B90" w:rsidRPr="00634AB0">
              <w:rPr>
                <w:rFonts w:eastAsia="Times New Roman" w:cstheme="minorHAnsi"/>
                <w:color w:val="000000"/>
              </w:rPr>
              <w:t>authentication</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325DDACE" w14:textId="0C323CAC" w:rsidR="00EB6FB1" w:rsidRPr="00175283" w:rsidRDefault="00BF474B" w:rsidP="00EB6FB1">
            <w:pPr>
              <w:spacing w:after="0" w:line="240" w:lineRule="auto"/>
              <w:rPr>
                <w:rFonts w:eastAsia="Times New Roman" w:cstheme="minorHAnsi"/>
                <w:color w:val="0563C1"/>
                <w:u w:val="single"/>
              </w:rPr>
            </w:pPr>
            <w:hyperlink r:id="rId24" w:history="1">
              <w:r w:rsidR="00EB6FB1" w:rsidRPr="00175283">
                <w:rPr>
                  <w:rFonts w:eastAsia="Times New Roman" w:cstheme="minorHAnsi"/>
                  <w:color w:val="0563C1"/>
                  <w:u w:val="single"/>
                </w:rPr>
                <w:t>https://VM00001/api/account/authenticate</w:t>
              </w:r>
            </w:hyperlink>
          </w:p>
        </w:tc>
      </w:tr>
      <w:tr w:rsidR="00EB6FB1" w:rsidRPr="00175283" w14:paraId="4ACFD9F6"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70D2D959"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UiPath Tenant Name</w:t>
            </w:r>
          </w:p>
        </w:tc>
        <w:tc>
          <w:tcPr>
            <w:tcW w:w="3704" w:type="dxa"/>
            <w:tcBorders>
              <w:top w:val="nil"/>
              <w:left w:val="nil"/>
              <w:bottom w:val="single" w:sz="4" w:space="0" w:color="auto"/>
              <w:right w:val="single" w:sz="4" w:space="0" w:color="auto"/>
            </w:tcBorders>
            <w:shd w:val="clear" w:color="auto" w:fill="auto"/>
            <w:noWrap/>
            <w:vAlign w:val="bottom"/>
            <w:hideMark/>
          </w:tcPr>
          <w:p w14:paraId="63E91CB2" w14:textId="5D15B718"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w:t>
            </w:r>
            <w:r w:rsidR="00DA6EB4" w:rsidRPr="00636549">
              <w:rPr>
                <w:rFonts w:eastAsia="Times New Roman" w:cstheme="minorHAnsi"/>
                <w:color w:val="000000"/>
              </w:rPr>
              <w:t xml:space="preserve"> Enter UiPath Tenant </w:t>
            </w:r>
            <w:r w:rsidR="00CF2681" w:rsidRPr="00636549">
              <w:rPr>
                <w:rFonts w:eastAsia="Times New Roman" w:cstheme="minorHAnsi"/>
                <w:color w:val="000000"/>
              </w:rPr>
              <w:t>Name</w:t>
            </w:r>
            <w:r w:rsidR="00CF2681">
              <w:rPr>
                <w:rFonts w:eastAsia="Times New Roman" w:cstheme="minorHAnsi"/>
                <w:color w:val="000000"/>
              </w:rPr>
              <w:t xml:space="preserve"> </w:t>
            </w:r>
            <w:r w:rsidR="00CF2681" w:rsidRPr="0001235B">
              <w:rPr>
                <w:rFonts w:ascii="Calibri" w:eastAsia="Times New Roman" w:hAnsi="Calibri" w:cs="Calibri"/>
                <w:color w:val="000000"/>
              </w:rPr>
              <w:t>to call UiPath Services</w:t>
            </w:r>
            <w:r w:rsidR="00CF2681">
              <w:rPr>
                <w:rFonts w:ascii="Calibri" w:eastAsia="Times New Roman" w:hAnsi="Calibri" w:cs="Calibri"/>
                <w:color w:val="000000"/>
              </w:rPr>
              <w:t xml:space="preserve"> </w:t>
            </w:r>
            <w:r w:rsidR="00CF2681" w:rsidRPr="00CF2681">
              <w:rPr>
                <w:rFonts w:ascii="Calibri" w:eastAsia="Times New Roman" w:hAnsi="Calibri" w:cs="Calibri"/>
                <w:color w:val="000000"/>
              </w:rPr>
              <w:t>which would be used during the monitoring and remediation process</w:t>
            </w:r>
            <w:r w:rsidR="00CF2681" w:rsidRPr="00175283">
              <w:rPr>
                <w:rFonts w:eastAsia="Times New Roman" w:cstheme="minorHAnsi"/>
                <w:color w:val="000000"/>
              </w:rPr>
              <w:t xml:space="preserve"> </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00FED221"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Default</w:t>
            </w:r>
          </w:p>
        </w:tc>
      </w:tr>
      <w:tr w:rsidR="00EB6FB1" w:rsidRPr="00175283" w14:paraId="2993865F"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22E97F06"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Database Host Name</w:t>
            </w:r>
          </w:p>
        </w:tc>
        <w:tc>
          <w:tcPr>
            <w:tcW w:w="3704" w:type="dxa"/>
            <w:tcBorders>
              <w:top w:val="nil"/>
              <w:left w:val="nil"/>
              <w:bottom w:val="single" w:sz="4" w:space="0" w:color="auto"/>
              <w:right w:val="single" w:sz="4" w:space="0" w:color="auto"/>
            </w:tcBorders>
            <w:shd w:val="clear" w:color="auto" w:fill="auto"/>
            <w:noWrap/>
            <w:vAlign w:val="center"/>
            <w:hideMark/>
          </w:tcPr>
          <w:p w14:paraId="72BAC126" w14:textId="754E47CC"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Database Server Host Name</w:t>
            </w:r>
            <w:r w:rsidR="00922FBA">
              <w:rPr>
                <w:rFonts w:eastAsia="Times New Roman" w:cstheme="minorHAnsi"/>
                <w:color w:val="000000"/>
              </w:rPr>
              <w:t xml:space="preserve"> </w:t>
            </w:r>
            <w:r w:rsidR="00922FBA" w:rsidRPr="00922FBA">
              <w:rPr>
                <w:rFonts w:eastAsia="Times New Roman" w:cstheme="minorHAnsi"/>
                <w:color w:val="000000"/>
              </w:rPr>
              <w:t xml:space="preserve">which would be used during </w:t>
            </w:r>
            <w:r w:rsidR="00922FBA">
              <w:rPr>
                <w:rFonts w:eastAsia="Times New Roman" w:cstheme="minorHAnsi"/>
                <w:color w:val="000000"/>
              </w:rPr>
              <w:t xml:space="preserve">the </w:t>
            </w:r>
            <w:r w:rsidR="00922FBA" w:rsidRPr="00922FBA">
              <w:rPr>
                <w:rFonts w:eastAsia="Times New Roman" w:cstheme="minorHAnsi"/>
                <w:color w:val="000000"/>
              </w:rPr>
              <w:t xml:space="preserve">monitoring, and remediation process </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0190C2F3"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VM00001</w:t>
            </w:r>
          </w:p>
        </w:tc>
      </w:tr>
      <w:tr w:rsidR="00EB6FB1" w:rsidRPr="00175283" w14:paraId="01F72AEA"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1B96B6CB"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Database Type</w:t>
            </w:r>
          </w:p>
        </w:tc>
        <w:tc>
          <w:tcPr>
            <w:tcW w:w="3704" w:type="dxa"/>
            <w:tcBorders>
              <w:top w:val="nil"/>
              <w:left w:val="nil"/>
              <w:bottom w:val="single" w:sz="4" w:space="0" w:color="auto"/>
              <w:right w:val="single" w:sz="4" w:space="0" w:color="auto"/>
            </w:tcBorders>
            <w:shd w:val="clear" w:color="auto" w:fill="auto"/>
            <w:noWrap/>
            <w:vAlign w:val="center"/>
            <w:hideMark/>
          </w:tcPr>
          <w:p w14:paraId="7FEF4546" w14:textId="6E3D7A78"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w:t>
            </w:r>
            <w:r w:rsidR="00922FBA">
              <w:rPr>
                <w:rFonts w:eastAsia="Times New Roman" w:cstheme="minorHAnsi"/>
                <w:color w:val="000000"/>
              </w:rPr>
              <w:t>Select</w:t>
            </w:r>
            <w:r w:rsidRPr="00175283">
              <w:rPr>
                <w:rFonts w:eastAsia="Times New Roman" w:cstheme="minorHAnsi"/>
                <w:color w:val="000000"/>
              </w:rPr>
              <w:t xml:space="preserve"> Orchestrator Database Type</w:t>
            </w:r>
            <w:r w:rsidR="00922FBA">
              <w:rPr>
                <w:rFonts w:eastAsia="Times New Roman" w:cstheme="minorHAnsi"/>
                <w:color w:val="000000"/>
              </w:rPr>
              <w:t>, currently we are supporting SQL Server</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bottom"/>
            <w:hideMark/>
          </w:tcPr>
          <w:p w14:paraId="1941877B"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SQL Server</w:t>
            </w:r>
          </w:p>
        </w:tc>
      </w:tr>
      <w:tr w:rsidR="00EB6FB1" w:rsidRPr="00175283" w14:paraId="7C84B977"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02361373"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Database IP Address</w:t>
            </w:r>
          </w:p>
        </w:tc>
        <w:tc>
          <w:tcPr>
            <w:tcW w:w="3704" w:type="dxa"/>
            <w:tcBorders>
              <w:top w:val="nil"/>
              <w:left w:val="nil"/>
              <w:bottom w:val="single" w:sz="4" w:space="0" w:color="auto"/>
              <w:right w:val="single" w:sz="4" w:space="0" w:color="auto"/>
            </w:tcBorders>
            <w:shd w:val="clear" w:color="auto" w:fill="auto"/>
            <w:noWrap/>
            <w:vAlign w:val="center"/>
            <w:hideMark/>
          </w:tcPr>
          <w:p w14:paraId="6F94DE58" w14:textId="4C3A280B"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Database Server IP Address</w:t>
            </w:r>
            <w:r w:rsidR="00922FBA">
              <w:rPr>
                <w:rFonts w:eastAsia="Times New Roman" w:cstheme="minorHAnsi"/>
                <w:color w:val="000000"/>
              </w:rPr>
              <w:t xml:space="preserve"> </w:t>
            </w:r>
            <w:r w:rsidR="00922FBA" w:rsidRPr="00922FBA">
              <w:rPr>
                <w:rFonts w:eastAsia="Times New Roman" w:cstheme="minorHAnsi"/>
                <w:color w:val="000000"/>
              </w:rPr>
              <w:t>which would be used during the monitoring and remediation process</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bottom"/>
            <w:hideMark/>
          </w:tcPr>
          <w:p w14:paraId="3D22D651"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10.0.0.1</w:t>
            </w:r>
          </w:p>
        </w:tc>
      </w:tr>
      <w:tr w:rsidR="00EB6FB1" w:rsidRPr="00175283" w14:paraId="58023023"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0ACBF47B"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Database Name</w:t>
            </w:r>
          </w:p>
        </w:tc>
        <w:tc>
          <w:tcPr>
            <w:tcW w:w="3704" w:type="dxa"/>
            <w:tcBorders>
              <w:top w:val="nil"/>
              <w:left w:val="nil"/>
              <w:bottom w:val="single" w:sz="4" w:space="0" w:color="auto"/>
              <w:right w:val="single" w:sz="4" w:space="0" w:color="auto"/>
            </w:tcBorders>
            <w:shd w:val="clear" w:color="auto" w:fill="auto"/>
            <w:noWrap/>
            <w:vAlign w:val="center"/>
            <w:hideMark/>
          </w:tcPr>
          <w:p w14:paraId="4D6EDC0A" w14:textId="5203DFE6"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Database Name</w:t>
            </w:r>
            <w:r w:rsidR="00922FBA">
              <w:rPr>
                <w:rFonts w:eastAsia="Times New Roman" w:cstheme="minorHAnsi"/>
                <w:color w:val="000000"/>
              </w:rPr>
              <w:t xml:space="preserve"> which would be used to connect the Database for monitoring purpose</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30FC3ECE"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UiPath</w:t>
            </w:r>
          </w:p>
        </w:tc>
      </w:tr>
      <w:tr w:rsidR="00EB6FB1" w:rsidRPr="00175283" w14:paraId="3F9DDF5A"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center"/>
            <w:hideMark/>
          </w:tcPr>
          <w:p w14:paraId="66FD9D9B" w14:textId="77777777" w:rsidR="00EB6FB1" w:rsidRPr="00175283" w:rsidRDefault="00EB6FB1" w:rsidP="00EB6FB1">
            <w:pPr>
              <w:spacing w:after="0" w:line="240" w:lineRule="auto"/>
              <w:rPr>
                <w:rFonts w:eastAsia="Times New Roman" w:cstheme="minorHAnsi"/>
                <w:color w:val="333333"/>
              </w:rPr>
            </w:pPr>
            <w:r w:rsidRPr="00175283">
              <w:rPr>
                <w:rFonts w:eastAsia="Times New Roman" w:cstheme="minorHAnsi"/>
                <w:color w:val="333333"/>
              </w:rPr>
              <w:t xml:space="preserve">Database </w:t>
            </w:r>
            <w:proofErr w:type="gramStart"/>
            <w:r w:rsidRPr="00175283">
              <w:rPr>
                <w:rFonts w:eastAsia="Times New Roman" w:cstheme="minorHAnsi"/>
                <w:color w:val="333333"/>
              </w:rPr>
              <w:t>User Name</w:t>
            </w:r>
            <w:proofErr w:type="gramEnd"/>
          </w:p>
        </w:tc>
        <w:tc>
          <w:tcPr>
            <w:tcW w:w="3704" w:type="dxa"/>
            <w:tcBorders>
              <w:top w:val="nil"/>
              <w:left w:val="nil"/>
              <w:bottom w:val="single" w:sz="4" w:space="0" w:color="auto"/>
              <w:right w:val="single" w:sz="4" w:space="0" w:color="auto"/>
            </w:tcBorders>
            <w:shd w:val="clear" w:color="auto" w:fill="auto"/>
            <w:noWrap/>
            <w:vAlign w:val="center"/>
            <w:hideMark/>
          </w:tcPr>
          <w:p w14:paraId="2A943CEB" w14:textId="40C42A8D"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 xml:space="preserve">&lt;&lt;Enter Orchestrator Database </w:t>
            </w:r>
            <w:proofErr w:type="gramStart"/>
            <w:r w:rsidRPr="00175283">
              <w:rPr>
                <w:rFonts w:eastAsia="Times New Roman" w:cstheme="minorHAnsi"/>
                <w:color w:val="000000"/>
              </w:rPr>
              <w:t>User Name</w:t>
            </w:r>
            <w:proofErr w:type="gramEnd"/>
            <w:r w:rsidR="00922FBA">
              <w:rPr>
                <w:rFonts w:eastAsia="Times New Roman" w:cstheme="minorHAnsi"/>
                <w:color w:val="000000"/>
              </w:rPr>
              <w:t xml:space="preserve"> for</w:t>
            </w:r>
            <w:r w:rsidR="00922FBA">
              <w:t xml:space="preserve"> </w:t>
            </w:r>
            <w:r w:rsidR="00922FBA" w:rsidRPr="00922FBA">
              <w:rPr>
                <w:rFonts w:eastAsia="Times New Roman" w:cstheme="minorHAnsi"/>
                <w:color w:val="000000"/>
              </w:rPr>
              <w:t>authentication</w:t>
            </w:r>
            <w:r w:rsidRPr="00175283">
              <w:rPr>
                <w:rFonts w:eastAsia="Times New Roman" w:cstheme="minorHAnsi"/>
                <w:color w:val="000000"/>
              </w:rPr>
              <w:t>&gt;&gt;</w:t>
            </w:r>
            <w:r w:rsidR="003B04BA">
              <w:rPr>
                <w:rFonts w:eastAsia="Times New Roman" w:cstheme="minorHAnsi"/>
                <w:color w:val="000000"/>
              </w:rPr>
              <w:t xml:space="preserve"> with read only permission (Get the Database user name and password from Database administrator)</w:t>
            </w:r>
          </w:p>
        </w:tc>
        <w:tc>
          <w:tcPr>
            <w:tcW w:w="3084" w:type="dxa"/>
            <w:tcBorders>
              <w:top w:val="nil"/>
              <w:left w:val="nil"/>
              <w:bottom w:val="single" w:sz="4" w:space="0" w:color="auto"/>
              <w:right w:val="single" w:sz="4" w:space="0" w:color="auto"/>
            </w:tcBorders>
            <w:shd w:val="clear" w:color="auto" w:fill="auto"/>
            <w:noWrap/>
            <w:vAlign w:val="center"/>
            <w:hideMark/>
          </w:tcPr>
          <w:p w14:paraId="13F1D5A5" w14:textId="77777777" w:rsidR="00EB6FB1" w:rsidRPr="00175283" w:rsidRDefault="00EB6FB1" w:rsidP="00EB6FB1">
            <w:pPr>
              <w:spacing w:after="0" w:line="240" w:lineRule="auto"/>
              <w:rPr>
                <w:rFonts w:eastAsia="Times New Roman" w:cstheme="minorHAnsi"/>
                <w:color w:val="000000"/>
              </w:rPr>
            </w:pPr>
            <w:proofErr w:type="spellStart"/>
            <w:r w:rsidRPr="00175283">
              <w:rPr>
                <w:rFonts w:eastAsia="Times New Roman" w:cstheme="minorHAnsi"/>
                <w:color w:val="000000"/>
              </w:rPr>
              <w:t>Appuser</w:t>
            </w:r>
            <w:proofErr w:type="spellEnd"/>
          </w:p>
        </w:tc>
      </w:tr>
      <w:tr w:rsidR="00EB6FB1" w:rsidRPr="00175283" w14:paraId="73150272" w14:textId="77777777" w:rsidTr="00C72E3F">
        <w:trPr>
          <w:trHeight w:val="295"/>
        </w:trPr>
        <w:tc>
          <w:tcPr>
            <w:tcW w:w="2231" w:type="dxa"/>
            <w:tcBorders>
              <w:top w:val="nil"/>
              <w:left w:val="single" w:sz="4" w:space="0" w:color="auto"/>
              <w:bottom w:val="single" w:sz="4" w:space="0" w:color="auto"/>
              <w:right w:val="single" w:sz="4" w:space="0" w:color="auto"/>
            </w:tcBorders>
            <w:shd w:val="clear" w:color="auto" w:fill="auto"/>
            <w:noWrap/>
            <w:vAlign w:val="bottom"/>
            <w:hideMark/>
          </w:tcPr>
          <w:p w14:paraId="268E5351" w14:textId="77777777"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lastRenderedPageBreak/>
              <w:t>Database Password</w:t>
            </w:r>
          </w:p>
        </w:tc>
        <w:tc>
          <w:tcPr>
            <w:tcW w:w="3704" w:type="dxa"/>
            <w:tcBorders>
              <w:top w:val="nil"/>
              <w:left w:val="nil"/>
              <w:bottom w:val="single" w:sz="4" w:space="0" w:color="auto"/>
              <w:right w:val="single" w:sz="4" w:space="0" w:color="auto"/>
            </w:tcBorders>
            <w:shd w:val="clear" w:color="auto" w:fill="auto"/>
            <w:noWrap/>
            <w:vAlign w:val="center"/>
            <w:hideMark/>
          </w:tcPr>
          <w:p w14:paraId="3D1F192D" w14:textId="265FB58A" w:rsidR="00EB6FB1" w:rsidRPr="00175283" w:rsidRDefault="00EB6FB1" w:rsidP="00EB6FB1">
            <w:pPr>
              <w:spacing w:after="0" w:line="240" w:lineRule="auto"/>
              <w:rPr>
                <w:rFonts w:eastAsia="Times New Roman" w:cstheme="minorHAnsi"/>
                <w:color w:val="000000"/>
              </w:rPr>
            </w:pPr>
            <w:r w:rsidRPr="00175283">
              <w:rPr>
                <w:rFonts w:eastAsia="Times New Roman" w:cstheme="minorHAnsi"/>
                <w:color w:val="000000"/>
              </w:rPr>
              <w:t>&lt;&lt;Enter Orchestrator Database Password</w:t>
            </w:r>
            <w:r w:rsidR="00922FBA">
              <w:rPr>
                <w:rFonts w:eastAsia="Times New Roman" w:cstheme="minorHAnsi"/>
                <w:color w:val="000000"/>
              </w:rPr>
              <w:t xml:space="preserve"> for </w:t>
            </w:r>
            <w:r w:rsidR="00922FBA" w:rsidRPr="00922FBA">
              <w:rPr>
                <w:rFonts w:eastAsia="Times New Roman" w:cstheme="minorHAnsi"/>
                <w:color w:val="000000"/>
              </w:rPr>
              <w:t>authentication</w:t>
            </w:r>
            <w:r w:rsidRPr="00175283">
              <w:rPr>
                <w:rFonts w:eastAsia="Times New Roman" w:cstheme="minorHAnsi"/>
                <w:color w:val="000000"/>
              </w:rPr>
              <w:t>&gt;&gt;</w:t>
            </w:r>
          </w:p>
        </w:tc>
        <w:tc>
          <w:tcPr>
            <w:tcW w:w="3084" w:type="dxa"/>
            <w:tcBorders>
              <w:top w:val="nil"/>
              <w:left w:val="nil"/>
              <w:bottom w:val="single" w:sz="4" w:space="0" w:color="auto"/>
              <w:right w:val="single" w:sz="4" w:space="0" w:color="auto"/>
            </w:tcBorders>
            <w:shd w:val="clear" w:color="auto" w:fill="auto"/>
            <w:noWrap/>
            <w:vAlign w:val="center"/>
            <w:hideMark/>
          </w:tcPr>
          <w:p w14:paraId="6D15A983" w14:textId="77777777" w:rsidR="00EB6FB1" w:rsidRPr="00175283" w:rsidRDefault="00EB6FB1" w:rsidP="00EB6FB1">
            <w:pPr>
              <w:keepNext/>
              <w:spacing w:after="0" w:line="240" w:lineRule="auto"/>
              <w:rPr>
                <w:rFonts w:eastAsia="Times New Roman" w:cstheme="minorHAnsi"/>
                <w:color w:val="000000"/>
              </w:rPr>
            </w:pPr>
            <w:r w:rsidRPr="00175283">
              <w:rPr>
                <w:rFonts w:eastAsia="Times New Roman" w:cstheme="minorHAnsi"/>
                <w:color w:val="000000"/>
              </w:rPr>
              <w:t>*******</w:t>
            </w:r>
          </w:p>
        </w:tc>
      </w:tr>
    </w:tbl>
    <w:p w14:paraId="15BE61BE" w14:textId="43B86514" w:rsidR="00EB6FB1" w:rsidRDefault="00EB6FB1" w:rsidP="00234829">
      <w:pPr>
        <w:rPr>
          <w:noProof/>
        </w:rPr>
      </w:pPr>
    </w:p>
    <w:p w14:paraId="140A8CCE" w14:textId="73C87AD2" w:rsidR="00EB6FB1" w:rsidRDefault="00EB6FB1" w:rsidP="00234829">
      <w:pPr>
        <w:rPr>
          <w:noProof/>
        </w:rPr>
      </w:pPr>
    </w:p>
    <w:p w14:paraId="7475FC68" w14:textId="4510EAEB" w:rsidR="00634AB0" w:rsidRDefault="00634AB0" w:rsidP="00634AB0">
      <w:pPr>
        <w:pStyle w:val="Caption"/>
        <w:framePr w:hSpace="180" w:wrap="around" w:vAnchor="text" w:hAnchor="page" w:x="5386" w:y="290"/>
      </w:pPr>
      <w:r>
        <w:t xml:space="preserve">Table </w:t>
      </w:r>
      <w:fldSimple w:instr=" SEQ Table \* ARABIC ">
        <w:r w:rsidR="007D71FF">
          <w:rPr>
            <w:noProof/>
          </w:rPr>
          <w:t>4</w:t>
        </w:r>
      </w:fldSimple>
    </w:p>
    <w:p w14:paraId="259F47D8" w14:textId="6A93ECC1" w:rsidR="00EB6FB1" w:rsidRDefault="00EB6FB1" w:rsidP="00234829">
      <w:pPr>
        <w:rPr>
          <w:noProof/>
        </w:rPr>
      </w:pPr>
    </w:p>
    <w:p w14:paraId="47EE864C" w14:textId="24A2F7D0" w:rsidR="00EB6FB1" w:rsidRDefault="00EB6FB1" w:rsidP="00234829">
      <w:pPr>
        <w:rPr>
          <w:noProof/>
        </w:rPr>
      </w:pPr>
    </w:p>
    <w:p w14:paraId="1B09B71D" w14:textId="5EC29120" w:rsidR="00EB6FB1" w:rsidRDefault="00EB6FB1" w:rsidP="00234829">
      <w:pPr>
        <w:rPr>
          <w:noProof/>
        </w:rPr>
      </w:pPr>
    </w:p>
    <w:p w14:paraId="045402BA" w14:textId="77777777" w:rsidR="00EB6FB1" w:rsidRDefault="00EB6FB1" w:rsidP="00234829">
      <w:pPr>
        <w:rPr>
          <w:noProof/>
        </w:rPr>
      </w:pPr>
    </w:p>
    <w:p w14:paraId="2322F023" w14:textId="77777777" w:rsidR="00EB6FB1" w:rsidRDefault="00245585" w:rsidP="00EB6FB1">
      <w:pPr>
        <w:keepNext/>
      </w:pPr>
      <w:r>
        <w:rPr>
          <w:noProof/>
        </w:rPr>
        <w:drawing>
          <wp:inline distT="0" distB="0" distL="0" distR="0" wp14:anchorId="744E68F8" wp14:editId="51548F04">
            <wp:extent cx="5733415" cy="26930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693035"/>
                    </a:xfrm>
                    <a:prstGeom prst="rect">
                      <a:avLst/>
                    </a:prstGeom>
                  </pic:spPr>
                </pic:pic>
              </a:graphicData>
            </a:graphic>
          </wp:inline>
        </w:drawing>
      </w:r>
    </w:p>
    <w:p w14:paraId="7440ED97" w14:textId="09ACDBCE" w:rsidR="00636549" w:rsidRDefault="00EB6FB1" w:rsidP="00EB6FB1">
      <w:pPr>
        <w:pStyle w:val="Caption"/>
        <w:jc w:val="center"/>
        <w:rPr>
          <w:noProof/>
        </w:rPr>
      </w:pPr>
      <w:r>
        <w:t xml:space="preserve">Figure </w:t>
      </w:r>
      <w:fldSimple w:instr=" SEQ Figure \* ARABIC ">
        <w:r w:rsidR="007D71FF">
          <w:rPr>
            <w:noProof/>
          </w:rPr>
          <w:t>6</w:t>
        </w:r>
      </w:fldSimple>
    </w:p>
    <w:p w14:paraId="7610F207" w14:textId="77777777" w:rsidR="00EB6FB1" w:rsidRDefault="00EB6FB1" w:rsidP="00234829">
      <w:pPr>
        <w:rPr>
          <w:noProof/>
        </w:rPr>
      </w:pPr>
    </w:p>
    <w:p w14:paraId="29B70207" w14:textId="473C94FA" w:rsidR="00175283" w:rsidRDefault="00175283" w:rsidP="00234829">
      <w:pPr>
        <w:rPr>
          <w:noProof/>
        </w:rPr>
      </w:pPr>
    </w:p>
    <w:p w14:paraId="6CB41A2C" w14:textId="77777777" w:rsidR="00EB6FB1" w:rsidRDefault="00175283" w:rsidP="00EB6FB1">
      <w:pPr>
        <w:keepNext/>
      </w:pPr>
      <w:r>
        <w:rPr>
          <w:noProof/>
        </w:rPr>
        <w:lastRenderedPageBreak/>
        <w:drawing>
          <wp:inline distT="0" distB="0" distL="0" distR="0" wp14:anchorId="3FE83360" wp14:editId="54517042">
            <wp:extent cx="5733415" cy="2710180"/>
            <wp:effectExtent l="0" t="0" r="635" b="0"/>
            <wp:docPr id="5" name="Picture 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captur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3415" cy="2710180"/>
                    </a:xfrm>
                    <a:prstGeom prst="rect">
                      <a:avLst/>
                    </a:prstGeom>
                  </pic:spPr>
                </pic:pic>
              </a:graphicData>
            </a:graphic>
          </wp:inline>
        </w:drawing>
      </w:r>
    </w:p>
    <w:p w14:paraId="7A2C12C8" w14:textId="07D100FD" w:rsidR="00175283" w:rsidRDefault="00EB6FB1" w:rsidP="00EB6FB1">
      <w:pPr>
        <w:pStyle w:val="Caption"/>
        <w:jc w:val="center"/>
        <w:rPr>
          <w:noProof/>
        </w:rPr>
      </w:pPr>
      <w:r>
        <w:t xml:space="preserve">Figure </w:t>
      </w:r>
      <w:fldSimple w:instr=" SEQ Figure \* ARABIC ">
        <w:r w:rsidR="007D71FF">
          <w:rPr>
            <w:noProof/>
          </w:rPr>
          <w:t>7</w:t>
        </w:r>
      </w:fldSimple>
    </w:p>
    <w:p w14:paraId="68321AD9" w14:textId="30E3B4BD" w:rsidR="00245585" w:rsidRDefault="00245585" w:rsidP="00234829">
      <w:pPr>
        <w:rPr>
          <w:noProof/>
        </w:rPr>
      </w:pPr>
    </w:p>
    <w:p w14:paraId="5F642515" w14:textId="0615AD4E" w:rsidR="00175283" w:rsidRDefault="00175283" w:rsidP="00175283">
      <w:pPr>
        <w:pStyle w:val="ListParagraph"/>
        <w:numPr>
          <w:ilvl w:val="0"/>
          <w:numId w:val="17"/>
        </w:numPr>
      </w:pPr>
      <w:r>
        <w:t xml:space="preserve">Fill the details as </w:t>
      </w:r>
      <w:r w:rsidR="00EB6FB1">
        <w:t>mentioned in Table 4</w:t>
      </w:r>
      <w:r>
        <w:t xml:space="preserve"> and </w:t>
      </w:r>
      <w:proofErr w:type="gramStart"/>
      <w:r>
        <w:t>Click</w:t>
      </w:r>
      <w:proofErr w:type="gramEnd"/>
      <w:r>
        <w:t xml:space="preserve"> on “</w:t>
      </w:r>
      <w:r w:rsidRPr="00D847E6">
        <w:rPr>
          <w:b/>
          <w:bCs/>
        </w:rPr>
        <w:t>Discover</w:t>
      </w:r>
      <w:r>
        <w:t>”. After Discovery process, Resource Model for UiPath will be created.</w:t>
      </w:r>
    </w:p>
    <w:p w14:paraId="1CBDCCEE" w14:textId="54B1B606" w:rsidR="00F659B6" w:rsidRDefault="00F659B6" w:rsidP="00DA0E9F">
      <w:pPr>
        <w:ind w:left="360"/>
        <w:rPr>
          <w:noProof/>
        </w:rPr>
      </w:pPr>
    </w:p>
    <w:p w14:paraId="40A0ED4E" w14:textId="77777777" w:rsidR="0027771D" w:rsidRDefault="0027771D" w:rsidP="00DA0E9F">
      <w:pPr>
        <w:ind w:left="360"/>
        <w:rPr>
          <w:noProof/>
        </w:rPr>
      </w:pPr>
    </w:p>
    <w:p w14:paraId="7C467775" w14:textId="016E35F6" w:rsidR="007E3DA1" w:rsidRDefault="007E3DA1" w:rsidP="007E3DA1">
      <w:pPr>
        <w:pStyle w:val="Heading3"/>
      </w:pPr>
      <w:bookmarkStart w:id="38" w:name="_Toc96333379"/>
      <w:r>
        <w:t>Resource</w:t>
      </w:r>
      <w:bookmarkEnd w:id="38"/>
    </w:p>
    <w:p w14:paraId="07FA65AC" w14:textId="5D9F06CD" w:rsidR="00BD4497" w:rsidRDefault="00BD4497" w:rsidP="00BD4497">
      <w:pPr>
        <w:pStyle w:val="ListParagraph"/>
        <w:numPr>
          <w:ilvl w:val="0"/>
          <w:numId w:val="23"/>
        </w:numPr>
      </w:pPr>
      <w:r>
        <w:t>Open “</w:t>
      </w:r>
      <w:r w:rsidR="003D4D7B" w:rsidRPr="003D4D7B">
        <w:t>http://localhost/configurationmanagementview/home</w:t>
      </w:r>
      <w:r>
        <w:t>”</w:t>
      </w:r>
    </w:p>
    <w:p w14:paraId="2C1B25DE" w14:textId="1866351E" w:rsidR="00BD4497" w:rsidRPr="00B974B8" w:rsidRDefault="00BD4497" w:rsidP="00BD4497">
      <w:pPr>
        <w:pStyle w:val="ListParagraph"/>
        <w:numPr>
          <w:ilvl w:val="0"/>
          <w:numId w:val="23"/>
        </w:numPr>
      </w:pPr>
      <w:r>
        <w:t xml:space="preserve">Go the left side panel and Select </w:t>
      </w:r>
      <w:r w:rsidRPr="002067D9">
        <w:rPr>
          <w:b/>
          <w:bCs/>
        </w:rPr>
        <w:t xml:space="preserve">Model </w:t>
      </w:r>
      <w:r w:rsidRPr="00BE2EED">
        <w:t>Menu</w:t>
      </w:r>
      <w:r w:rsidRPr="002067D9">
        <w:rPr>
          <w:b/>
          <w:bCs/>
        </w:rPr>
        <w:t xml:space="preserve"> </w:t>
      </w:r>
      <w:r>
        <w:t>and</w:t>
      </w:r>
      <w:r w:rsidRPr="00BE2EED">
        <w:t xml:space="preserve"> click </w:t>
      </w:r>
      <w:r w:rsidRPr="002067D9">
        <w:rPr>
          <w:b/>
          <w:bCs/>
        </w:rPr>
        <w:t>Resource</w:t>
      </w:r>
      <w:r>
        <w:t>.</w:t>
      </w:r>
    </w:p>
    <w:p w14:paraId="2DD22E8D" w14:textId="77777777" w:rsidR="004F218C" w:rsidRDefault="00BD4497" w:rsidP="00784E44">
      <w:pPr>
        <w:pStyle w:val="ListParagraph"/>
        <w:numPr>
          <w:ilvl w:val="0"/>
          <w:numId w:val="23"/>
        </w:numPr>
      </w:pPr>
      <w:r>
        <w:t>In Platform Details screen,</w:t>
      </w:r>
    </w:p>
    <w:p w14:paraId="70EE7B3A" w14:textId="4F0A7793" w:rsidR="00BD4497" w:rsidRDefault="00BD4497" w:rsidP="004F218C">
      <w:pPr>
        <w:pStyle w:val="ListParagraph"/>
        <w:numPr>
          <w:ilvl w:val="1"/>
          <w:numId w:val="23"/>
        </w:numPr>
      </w:pPr>
      <w:r>
        <w:t xml:space="preserve"> </w:t>
      </w:r>
      <w:r w:rsidR="0028611F">
        <w:t xml:space="preserve">User can select any of the </w:t>
      </w:r>
      <w:r w:rsidR="004F218C">
        <w:t>p</w:t>
      </w:r>
      <w:r w:rsidR="0028611F">
        <w:t xml:space="preserve">latform </w:t>
      </w:r>
      <w:r w:rsidR="004F218C">
        <w:t>instance and</w:t>
      </w:r>
      <w:r w:rsidR="0028611F">
        <w:t xml:space="preserve"> click “Edit” icon to View/Edit Resource Model </w:t>
      </w:r>
    </w:p>
    <w:p w14:paraId="77F657E1" w14:textId="13664854" w:rsidR="004F218C" w:rsidRDefault="004F218C" w:rsidP="004F218C">
      <w:pPr>
        <w:pStyle w:val="ListParagraph"/>
        <w:numPr>
          <w:ilvl w:val="1"/>
          <w:numId w:val="23"/>
        </w:numPr>
      </w:pPr>
      <w:r>
        <w:t>User can select any of the platform instance and click “Activate/Deactivate” button to Activate/Deactivate</w:t>
      </w:r>
      <w:r w:rsidR="00D21B43">
        <w:t xml:space="preserve"> of the</w:t>
      </w:r>
      <w:r>
        <w:t xml:space="preserve"> Resource</w:t>
      </w:r>
      <w:r w:rsidR="00DD2026">
        <w:t>s</w:t>
      </w:r>
    </w:p>
    <w:p w14:paraId="3E1437FD" w14:textId="77777777" w:rsidR="009630F2" w:rsidRDefault="001730A3" w:rsidP="009630F2">
      <w:pPr>
        <w:keepNext/>
      </w:pPr>
      <w:r>
        <w:rPr>
          <w:noProof/>
        </w:rPr>
        <w:lastRenderedPageBreak/>
        <w:drawing>
          <wp:inline distT="0" distB="0" distL="0" distR="0" wp14:anchorId="394DE3F7" wp14:editId="2D750A62">
            <wp:extent cx="5733415" cy="273113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731135"/>
                    </a:xfrm>
                    <a:prstGeom prst="rect">
                      <a:avLst/>
                    </a:prstGeom>
                  </pic:spPr>
                </pic:pic>
              </a:graphicData>
            </a:graphic>
          </wp:inline>
        </w:drawing>
      </w:r>
    </w:p>
    <w:p w14:paraId="0D1457D5" w14:textId="217C0519" w:rsidR="001730A3" w:rsidRPr="00B974B8" w:rsidRDefault="009630F2" w:rsidP="009630F2">
      <w:pPr>
        <w:pStyle w:val="Caption"/>
        <w:jc w:val="center"/>
      </w:pPr>
      <w:r>
        <w:t xml:space="preserve">Figure </w:t>
      </w:r>
      <w:fldSimple w:instr=" SEQ Figure \* ARABIC ">
        <w:r w:rsidR="007D71FF">
          <w:rPr>
            <w:noProof/>
          </w:rPr>
          <w:t>8</w:t>
        </w:r>
      </w:fldSimple>
    </w:p>
    <w:p w14:paraId="6654E9AE" w14:textId="77777777" w:rsidR="00547133" w:rsidRDefault="00547133" w:rsidP="00547133">
      <w:pPr>
        <w:pStyle w:val="ListParagraph"/>
        <w:rPr>
          <w:lang w:val="en" w:eastAsia="de-DE"/>
        </w:rPr>
      </w:pPr>
    </w:p>
    <w:p w14:paraId="4E1761D9" w14:textId="15F0FDCA" w:rsidR="00892684" w:rsidRPr="00892684" w:rsidRDefault="00892684" w:rsidP="005B1D75">
      <w:pPr>
        <w:pStyle w:val="ListParagraph"/>
        <w:numPr>
          <w:ilvl w:val="0"/>
          <w:numId w:val="17"/>
        </w:numPr>
        <w:rPr>
          <w:lang w:val="en" w:eastAsia="de-DE"/>
        </w:rPr>
      </w:pPr>
      <w:r w:rsidRPr="00892684">
        <w:rPr>
          <w:lang w:val="en" w:eastAsia="de-DE"/>
        </w:rPr>
        <w:t>The Key components</w:t>
      </w:r>
      <w:r>
        <w:rPr>
          <w:lang w:val="en" w:eastAsia="de-DE"/>
        </w:rPr>
        <w:t>/Fields</w:t>
      </w:r>
      <w:r w:rsidRPr="00892684">
        <w:rPr>
          <w:lang w:val="en" w:eastAsia="de-DE"/>
        </w:rPr>
        <w:t xml:space="preserve"> of the Resource Models are </w:t>
      </w:r>
      <w:r>
        <w:rPr>
          <w:lang w:val="en" w:eastAsia="de-DE"/>
        </w:rPr>
        <w:t xml:space="preserve">given below in the Table </w:t>
      </w:r>
      <w:r w:rsidR="003910BE">
        <w:rPr>
          <w:lang w:val="en" w:eastAsia="de-DE"/>
        </w:rPr>
        <w:t xml:space="preserve">5 and Figure </w:t>
      </w:r>
      <w:r w:rsidR="003120A0">
        <w:rPr>
          <w:lang w:val="en" w:eastAsia="de-DE"/>
        </w:rPr>
        <w:t>9 &amp; 10</w:t>
      </w:r>
    </w:p>
    <w:p w14:paraId="682A5440" w14:textId="77777777" w:rsidR="00892684" w:rsidRDefault="00892684" w:rsidP="00892684">
      <w:pPr>
        <w:pStyle w:val="ListParagraph"/>
        <w:rPr>
          <w:lang w:val="en" w:eastAsia="de-DE"/>
        </w:rPr>
      </w:pPr>
    </w:p>
    <w:tbl>
      <w:tblPr>
        <w:tblStyle w:val="TableGrid"/>
        <w:tblW w:w="0" w:type="auto"/>
        <w:tblLook w:val="04A0" w:firstRow="1" w:lastRow="0" w:firstColumn="1" w:lastColumn="0" w:noHBand="0" w:noVBand="1"/>
      </w:tblPr>
      <w:tblGrid>
        <w:gridCol w:w="4509"/>
        <w:gridCol w:w="4510"/>
      </w:tblGrid>
      <w:tr w:rsidR="003120A0" w:rsidRPr="003120A0" w14:paraId="4AFD6D63" w14:textId="77777777" w:rsidTr="00892684">
        <w:tc>
          <w:tcPr>
            <w:tcW w:w="4509" w:type="dxa"/>
          </w:tcPr>
          <w:p w14:paraId="6ED1AB9E" w14:textId="56AAE3B5" w:rsidR="003120A0" w:rsidRPr="003120A0" w:rsidRDefault="003120A0" w:rsidP="003120A0">
            <w:pPr>
              <w:jc w:val="center"/>
              <w:rPr>
                <w:b/>
                <w:bCs/>
                <w:lang w:val="en" w:eastAsia="de-DE"/>
              </w:rPr>
            </w:pPr>
            <w:r w:rsidRPr="003120A0">
              <w:rPr>
                <w:b/>
                <w:bCs/>
                <w:lang w:val="en" w:eastAsia="de-DE"/>
              </w:rPr>
              <w:t>Key Components</w:t>
            </w:r>
          </w:p>
        </w:tc>
        <w:tc>
          <w:tcPr>
            <w:tcW w:w="4510" w:type="dxa"/>
          </w:tcPr>
          <w:p w14:paraId="7CB1C5C7" w14:textId="777A7E2B" w:rsidR="003120A0" w:rsidRPr="003120A0" w:rsidRDefault="003120A0" w:rsidP="003120A0">
            <w:pPr>
              <w:jc w:val="center"/>
              <w:rPr>
                <w:b/>
                <w:bCs/>
              </w:rPr>
            </w:pPr>
            <w:r w:rsidRPr="003120A0">
              <w:rPr>
                <w:b/>
                <w:bCs/>
              </w:rPr>
              <w:t>Description</w:t>
            </w:r>
          </w:p>
        </w:tc>
      </w:tr>
      <w:tr w:rsidR="00892684" w14:paraId="769A75F3" w14:textId="77777777" w:rsidTr="00892684">
        <w:tc>
          <w:tcPr>
            <w:tcW w:w="4509" w:type="dxa"/>
          </w:tcPr>
          <w:p w14:paraId="4C1C9BCD" w14:textId="6B6A5245" w:rsidR="00892684" w:rsidRDefault="00892684" w:rsidP="00892684">
            <w:pPr>
              <w:rPr>
                <w:lang w:val="en" w:eastAsia="de-DE"/>
              </w:rPr>
            </w:pPr>
            <w:r>
              <w:rPr>
                <w:lang w:val="en" w:eastAsia="de-DE"/>
              </w:rPr>
              <w:t>Resource Type</w:t>
            </w:r>
          </w:p>
        </w:tc>
        <w:tc>
          <w:tcPr>
            <w:tcW w:w="4510" w:type="dxa"/>
          </w:tcPr>
          <w:p w14:paraId="0091DB66" w14:textId="2B291997" w:rsidR="00892684" w:rsidRDefault="00892684" w:rsidP="00892684">
            <w:pPr>
              <w:rPr>
                <w:lang w:val="en" w:eastAsia="de-DE"/>
              </w:rPr>
            </w:pPr>
            <w:r>
              <w:t>Type of RPA Components such as Control Tower, Bot Runner, Bot, Data Base Server etc.,</w:t>
            </w:r>
          </w:p>
        </w:tc>
      </w:tr>
      <w:tr w:rsidR="00892684" w14:paraId="112CA6F2" w14:textId="77777777" w:rsidTr="00892684">
        <w:tc>
          <w:tcPr>
            <w:tcW w:w="4509" w:type="dxa"/>
          </w:tcPr>
          <w:p w14:paraId="1EABD754" w14:textId="2D5DF262" w:rsidR="00892684" w:rsidRDefault="00892684" w:rsidP="00892684">
            <w:pPr>
              <w:rPr>
                <w:lang w:val="en" w:eastAsia="de-DE"/>
              </w:rPr>
            </w:pPr>
            <w:r>
              <w:rPr>
                <w:lang w:val="en" w:eastAsia="de-DE"/>
              </w:rPr>
              <w:t>Resources</w:t>
            </w:r>
          </w:p>
        </w:tc>
        <w:tc>
          <w:tcPr>
            <w:tcW w:w="4510" w:type="dxa"/>
          </w:tcPr>
          <w:p w14:paraId="089BB070" w14:textId="11E3225F" w:rsidR="00892684" w:rsidRDefault="00892684" w:rsidP="00892684">
            <w:pPr>
              <w:rPr>
                <w:lang w:val="en" w:eastAsia="de-DE"/>
              </w:rPr>
            </w:pPr>
            <w:r>
              <w:rPr>
                <w:lang w:val="en" w:eastAsia="de-DE"/>
              </w:rPr>
              <w:t>Actual instance/Component/Process</w:t>
            </w:r>
            <w:r w:rsidR="002146C6">
              <w:rPr>
                <w:lang w:val="en" w:eastAsia="de-DE"/>
              </w:rPr>
              <w:t xml:space="preserve"> etc.</w:t>
            </w:r>
          </w:p>
          <w:p w14:paraId="27B9C7F4" w14:textId="7F91F290" w:rsidR="00892684" w:rsidRDefault="00892684" w:rsidP="00892684">
            <w:pPr>
              <w:rPr>
                <w:lang w:val="en" w:eastAsia="de-DE"/>
              </w:rPr>
            </w:pPr>
            <w:r>
              <w:rPr>
                <w:lang w:val="en" w:eastAsia="de-DE"/>
              </w:rPr>
              <w:t>For example:</w:t>
            </w:r>
          </w:p>
          <w:p w14:paraId="3C7712CC" w14:textId="77777777" w:rsidR="00892684" w:rsidRDefault="00892684" w:rsidP="00892684">
            <w:pPr>
              <w:rPr>
                <w:lang w:val="en" w:eastAsia="de-DE"/>
              </w:rPr>
            </w:pPr>
            <w:r>
              <w:rPr>
                <w:lang w:val="en" w:eastAsia="de-DE"/>
              </w:rPr>
              <w:t>Control Tower Instance Name: VM00001</w:t>
            </w:r>
          </w:p>
          <w:p w14:paraId="41706DAF" w14:textId="09BA08F8" w:rsidR="00892684" w:rsidRDefault="00892684" w:rsidP="00892684">
            <w:pPr>
              <w:rPr>
                <w:lang w:val="en" w:eastAsia="de-DE"/>
              </w:rPr>
            </w:pPr>
            <w:r>
              <w:rPr>
                <w:lang w:val="en" w:eastAsia="de-DE"/>
              </w:rPr>
              <w:t xml:space="preserve">Bot Name: </w:t>
            </w:r>
            <w:proofErr w:type="spellStart"/>
            <w:r w:rsidRPr="00892684">
              <w:rPr>
                <w:lang w:val="en" w:eastAsia="de-DE"/>
              </w:rPr>
              <w:t>AccountReconcilation.atmx</w:t>
            </w:r>
            <w:proofErr w:type="spellEnd"/>
          </w:p>
        </w:tc>
      </w:tr>
      <w:tr w:rsidR="00892684" w14:paraId="355A8ADF" w14:textId="77777777" w:rsidTr="00892684">
        <w:tc>
          <w:tcPr>
            <w:tcW w:w="4509" w:type="dxa"/>
          </w:tcPr>
          <w:p w14:paraId="790D599E" w14:textId="59E61964" w:rsidR="00892684" w:rsidRDefault="00892684" w:rsidP="00892684">
            <w:pPr>
              <w:rPr>
                <w:lang w:val="en" w:eastAsia="de-DE"/>
              </w:rPr>
            </w:pPr>
            <w:r>
              <w:rPr>
                <w:lang w:val="en" w:eastAsia="de-DE"/>
              </w:rPr>
              <w:t>Validity Period</w:t>
            </w:r>
          </w:p>
        </w:tc>
        <w:tc>
          <w:tcPr>
            <w:tcW w:w="4510" w:type="dxa"/>
          </w:tcPr>
          <w:p w14:paraId="1033FC16" w14:textId="358DCCE0" w:rsidR="00892684" w:rsidRDefault="00892684" w:rsidP="00892684">
            <w:pPr>
              <w:rPr>
                <w:lang w:val="en" w:eastAsia="de-DE"/>
              </w:rPr>
            </w:pPr>
            <w:r>
              <w:rPr>
                <w:lang w:val="en" w:eastAsia="de-DE"/>
              </w:rPr>
              <w:t>Validity Start</w:t>
            </w:r>
            <w:r w:rsidR="0015096D">
              <w:rPr>
                <w:lang w:val="en" w:eastAsia="de-DE"/>
              </w:rPr>
              <w:t xml:space="preserve"> Date</w:t>
            </w:r>
            <w:r>
              <w:rPr>
                <w:lang w:val="en" w:eastAsia="de-DE"/>
              </w:rPr>
              <w:t>, Validity End Date</w:t>
            </w:r>
            <w:r w:rsidR="00206995">
              <w:rPr>
                <w:lang w:val="en" w:eastAsia="de-DE"/>
              </w:rPr>
              <w:t xml:space="preserve"> </w:t>
            </w:r>
            <w:r w:rsidR="0015096D">
              <w:rPr>
                <w:lang w:val="en" w:eastAsia="de-DE"/>
              </w:rPr>
              <w:t>of</w:t>
            </w:r>
            <w:r w:rsidR="00206995">
              <w:rPr>
                <w:lang w:val="en" w:eastAsia="de-DE"/>
              </w:rPr>
              <w:t xml:space="preserve"> the resource</w:t>
            </w:r>
          </w:p>
        </w:tc>
      </w:tr>
      <w:tr w:rsidR="00892684" w14:paraId="176D3366" w14:textId="77777777" w:rsidTr="00892684">
        <w:tc>
          <w:tcPr>
            <w:tcW w:w="4509" w:type="dxa"/>
          </w:tcPr>
          <w:p w14:paraId="6D8E4D4C" w14:textId="6E15E6EE" w:rsidR="00892684" w:rsidRDefault="00892684" w:rsidP="00892684">
            <w:pPr>
              <w:rPr>
                <w:lang w:val="en" w:eastAsia="de-DE"/>
              </w:rPr>
            </w:pPr>
            <w:r>
              <w:rPr>
                <w:lang w:val="en" w:eastAsia="de-DE"/>
              </w:rPr>
              <w:t>Activate / Deactivate</w:t>
            </w:r>
          </w:p>
        </w:tc>
        <w:tc>
          <w:tcPr>
            <w:tcW w:w="4510" w:type="dxa"/>
          </w:tcPr>
          <w:p w14:paraId="073856F9" w14:textId="3CB417D3" w:rsidR="00892684" w:rsidRDefault="00892684" w:rsidP="00892684">
            <w:pPr>
              <w:rPr>
                <w:lang w:val="en" w:eastAsia="de-DE"/>
              </w:rPr>
            </w:pPr>
            <w:r>
              <w:rPr>
                <w:lang w:val="en" w:eastAsia="de-DE"/>
              </w:rPr>
              <w:t>Enabl</w:t>
            </w:r>
            <w:r w:rsidR="00206995">
              <w:rPr>
                <w:lang w:val="en" w:eastAsia="de-DE"/>
              </w:rPr>
              <w:t>e / Disable the</w:t>
            </w:r>
            <w:r w:rsidR="00EB721D">
              <w:rPr>
                <w:lang w:val="en" w:eastAsia="de-DE"/>
              </w:rPr>
              <w:t xml:space="preserve"> resources for</w:t>
            </w:r>
            <w:r w:rsidR="00206995">
              <w:rPr>
                <w:lang w:val="en" w:eastAsia="de-DE"/>
              </w:rPr>
              <w:t xml:space="preserve"> monitoring</w:t>
            </w:r>
          </w:p>
        </w:tc>
      </w:tr>
      <w:tr w:rsidR="00892684" w14:paraId="32FA75EF" w14:textId="77777777" w:rsidTr="00892684">
        <w:tc>
          <w:tcPr>
            <w:tcW w:w="4509" w:type="dxa"/>
          </w:tcPr>
          <w:p w14:paraId="53599896" w14:textId="61F17402" w:rsidR="00892684" w:rsidRDefault="00206995" w:rsidP="00892684">
            <w:pPr>
              <w:rPr>
                <w:lang w:val="en" w:eastAsia="de-DE"/>
              </w:rPr>
            </w:pPr>
            <w:r>
              <w:rPr>
                <w:lang w:val="en" w:eastAsia="de-DE"/>
              </w:rPr>
              <w:t>Portfolio</w:t>
            </w:r>
          </w:p>
        </w:tc>
        <w:tc>
          <w:tcPr>
            <w:tcW w:w="4510" w:type="dxa"/>
          </w:tcPr>
          <w:p w14:paraId="2F3F85BD" w14:textId="016CAF5D" w:rsidR="00892684" w:rsidRDefault="0015096D" w:rsidP="00892684">
            <w:pPr>
              <w:rPr>
                <w:lang w:val="en" w:eastAsia="de-DE"/>
              </w:rPr>
            </w:pPr>
            <w:r>
              <w:rPr>
                <w:lang w:val="en" w:eastAsia="de-DE"/>
              </w:rPr>
              <w:t xml:space="preserve">Under which Portfolio the resource </w:t>
            </w:r>
            <w:r w:rsidR="0018575D">
              <w:rPr>
                <w:lang w:val="en" w:eastAsia="de-DE"/>
              </w:rPr>
              <w:t>should</w:t>
            </w:r>
            <w:r>
              <w:rPr>
                <w:lang w:val="en" w:eastAsia="de-DE"/>
              </w:rPr>
              <w:t xml:space="preserve"> be displayed in RPA control center dashboard</w:t>
            </w:r>
          </w:p>
        </w:tc>
      </w:tr>
      <w:tr w:rsidR="0015096D" w14:paraId="5189F52B" w14:textId="77777777" w:rsidTr="00892684">
        <w:tc>
          <w:tcPr>
            <w:tcW w:w="4509" w:type="dxa"/>
          </w:tcPr>
          <w:p w14:paraId="00C8AC98" w14:textId="21B55EC5" w:rsidR="0015096D" w:rsidRDefault="0015096D" w:rsidP="00892684">
            <w:pPr>
              <w:rPr>
                <w:lang w:val="en" w:eastAsia="de-DE"/>
              </w:rPr>
            </w:pPr>
            <w:r>
              <w:rPr>
                <w:lang w:val="en" w:eastAsia="de-DE"/>
              </w:rPr>
              <w:t>Monitoring Plan /Remediation Plan</w:t>
            </w:r>
          </w:p>
        </w:tc>
        <w:tc>
          <w:tcPr>
            <w:tcW w:w="4510" w:type="dxa"/>
          </w:tcPr>
          <w:p w14:paraId="2D91E84F" w14:textId="037AD8D4" w:rsidR="0015096D" w:rsidRDefault="000B49CB" w:rsidP="00892684">
            <w:pPr>
              <w:rPr>
                <w:lang w:val="en" w:eastAsia="de-DE"/>
              </w:rPr>
            </w:pPr>
            <w:r>
              <w:rPr>
                <w:lang w:val="en" w:eastAsia="de-DE"/>
              </w:rPr>
              <w:t>User</w:t>
            </w:r>
            <w:r w:rsidR="0015096D">
              <w:rPr>
                <w:lang w:val="en" w:eastAsia="de-DE"/>
              </w:rPr>
              <w:t xml:space="preserve"> can define more than one Monitoring and remediation plan for a resource. Based this rule </w:t>
            </w:r>
            <w:r w:rsidR="0015096D">
              <w:rPr>
                <w:lang w:val="en" w:eastAsia="de-DE"/>
              </w:rPr>
              <w:lastRenderedPageBreak/>
              <w:t>system will perform the monitoring and remediation process</w:t>
            </w:r>
            <w:r w:rsidR="0047367E">
              <w:rPr>
                <w:lang w:val="en" w:eastAsia="de-DE"/>
              </w:rPr>
              <w:t xml:space="preserve"> f</w:t>
            </w:r>
          </w:p>
        </w:tc>
      </w:tr>
      <w:tr w:rsidR="0015096D" w14:paraId="43256018" w14:textId="77777777" w:rsidTr="00892684">
        <w:tc>
          <w:tcPr>
            <w:tcW w:w="4509" w:type="dxa"/>
          </w:tcPr>
          <w:p w14:paraId="609B67C8" w14:textId="6E28A49D" w:rsidR="0015096D" w:rsidRDefault="0015096D" w:rsidP="00892684">
            <w:pPr>
              <w:rPr>
                <w:lang w:val="en" w:eastAsia="de-DE"/>
              </w:rPr>
            </w:pPr>
            <w:r w:rsidRPr="0015096D">
              <w:rPr>
                <w:lang w:val="en" w:eastAsia="de-DE"/>
              </w:rPr>
              <w:lastRenderedPageBreak/>
              <w:t>Parameter</w:t>
            </w:r>
            <w:r>
              <w:rPr>
                <w:lang w:val="en" w:eastAsia="de-DE"/>
              </w:rPr>
              <w:t>s</w:t>
            </w:r>
          </w:p>
        </w:tc>
        <w:tc>
          <w:tcPr>
            <w:tcW w:w="4510" w:type="dxa"/>
          </w:tcPr>
          <w:p w14:paraId="44E93F12" w14:textId="2AEF5214" w:rsidR="0015096D" w:rsidRDefault="0015096D" w:rsidP="0015096D">
            <w:pPr>
              <w:keepNext/>
              <w:rPr>
                <w:lang w:val="en" w:eastAsia="de-DE"/>
              </w:rPr>
            </w:pPr>
            <w:r>
              <w:rPr>
                <w:lang w:val="en" w:eastAsia="de-DE"/>
              </w:rPr>
              <w:t xml:space="preserve">Parameter values are used in </w:t>
            </w:r>
            <w:r w:rsidRPr="0015096D">
              <w:rPr>
                <w:lang w:val="en" w:eastAsia="de-DE"/>
              </w:rPr>
              <w:t xml:space="preserve">the monitoring or remediation </w:t>
            </w:r>
            <w:r>
              <w:rPr>
                <w:lang w:val="en" w:eastAsia="de-DE"/>
              </w:rPr>
              <w:t>process</w:t>
            </w:r>
          </w:p>
        </w:tc>
      </w:tr>
    </w:tbl>
    <w:p w14:paraId="4AA7315E" w14:textId="03FC3953" w:rsidR="00892684" w:rsidRDefault="0015096D" w:rsidP="0015096D">
      <w:pPr>
        <w:pStyle w:val="Caption"/>
        <w:jc w:val="center"/>
        <w:rPr>
          <w:noProof/>
        </w:rPr>
      </w:pPr>
      <w:r>
        <w:t xml:space="preserve">Table </w:t>
      </w:r>
      <w:fldSimple w:instr=" SEQ Table \* ARABIC ">
        <w:r w:rsidR="007D71FF">
          <w:rPr>
            <w:noProof/>
          </w:rPr>
          <w:t>5</w:t>
        </w:r>
      </w:fldSimple>
    </w:p>
    <w:p w14:paraId="17FB89F9" w14:textId="035EBE69" w:rsidR="0097532D" w:rsidRDefault="0097532D" w:rsidP="0097532D"/>
    <w:p w14:paraId="485615A7" w14:textId="431F0701" w:rsidR="003910BE" w:rsidRDefault="00F85FA0" w:rsidP="003910BE">
      <w:pPr>
        <w:keepNext/>
      </w:pPr>
      <w:r>
        <w:rPr>
          <w:noProof/>
        </w:rPr>
        <mc:AlternateContent>
          <mc:Choice Requires="wps">
            <w:drawing>
              <wp:anchor distT="0" distB="0" distL="114300" distR="114300" simplePos="0" relativeHeight="251660288" behindDoc="0" locked="0" layoutInCell="1" allowOverlap="1" wp14:anchorId="23A67D19" wp14:editId="233F0094">
                <wp:simplePos x="0" y="0"/>
                <wp:positionH relativeFrom="column">
                  <wp:posOffset>1196797</wp:posOffset>
                </wp:positionH>
                <wp:positionV relativeFrom="paragraph">
                  <wp:posOffset>902970</wp:posOffset>
                </wp:positionV>
                <wp:extent cx="643943" cy="45719"/>
                <wp:effectExtent l="0" t="0" r="3810" b="0"/>
                <wp:wrapNone/>
                <wp:docPr id="14" name="Rectangle 14"/>
                <wp:cNvGraphicFramePr/>
                <a:graphic xmlns:a="http://schemas.openxmlformats.org/drawingml/2006/main">
                  <a:graphicData uri="http://schemas.microsoft.com/office/word/2010/wordprocessingShape">
                    <wps:wsp>
                      <wps:cNvSpPr/>
                      <wps:spPr>
                        <a:xfrm>
                          <a:off x="0" y="0"/>
                          <a:ext cx="643943"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B12F3" id="Rectangle 14" o:spid="_x0000_s1026" style="position:absolute;margin-left:94.25pt;margin-top:71.1pt;width:50.7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" fillcolor="white [3201]" stroked="f" strokeweight="1pt"/>
            </w:pict>
          </mc:Fallback>
        </mc:AlternateContent>
      </w:r>
      <w:r>
        <w:rPr>
          <w:noProof/>
        </w:rPr>
        <mc:AlternateContent>
          <mc:Choice Requires="wps">
            <w:drawing>
              <wp:anchor distT="0" distB="0" distL="114300" distR="114300" simplePos="0" relativeHeight="251663360" behindDoc="0" locked="0" layoutInCell="1" allowOverlap="1" wp14:anchorId="04199E42" wp14:editId="1D8BFAB0">
                <wp:simplePos x="0" y="0"/>
                <wp:positionH relativeFrom="column">
                  <wp:posOffset>3615690</wp:posOffset>
                </wp:positionH>
                <wp:positionV relativeFrom="paragraph">
                  <wp:posOffset>2291080</wp:posOffset>
                </wp:positionV>
                <wp:extent cx="643890" cy="45085"/>
                <wp:effectExtent l="0" t="0" r="3810" b="0"/>
                <wp:wrapNone/>
                <wp:docPr id="60" name="Rectangle 60"/>
                <wp:cNvGraphicFramePr/>
                <a:graphic xmlns:a="http://schemas.openxmlformats.org/drawingml/2006/main">
                  <a:graphicData uri="http://schemas.microsoft.com/office/word/2010/wordprocessingShape">
                    <wps:wsp>
                      <wps:cNvSpPr/>
                      <wps:spPr>
                        <a:xfrm>
                          <a:off x="0" y="0"/>
                          <a:ext cx="643890" cy="450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51BA8" id="Rectangle 60" o:spid="_x0000_s1026" style="position:absolute;margin-left:284.7pt;margin-top:180.4pt;width:50.7pt;height:3.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" fillcolor="white [3201]" stroked="f" strokeweight="1pt"/>
            </w:pict>
          </mc:Fallback>
        </mc:AlternateContent>
      </w:r>
      <w:r w:rsidR="00E86C64">
        <w:rPr>
          <w:noProof/>
        </w:rPr>
        <mc:AlternateContent>
          <mc:Choice Requires="wps">
            <w:drawing>
              <wp:anchor distT="0" distB="0" distL="114300" distR="114300" simplePos="0" relativeHeight="251665408" behindDoc="0" locked="0" layoutInCell="1" allowOverlap="1" wp14:anchorId="134EE92D" wp14:editId="3BD67429">
                <wp:simplePos x="0" y="0"/>
                <wp:positionH relativeFrom="column">
                  <wp:posOffset>2034862</wp:posOffset>
                </wp:positionH>
                <wp:positionV relativeFrom="paragraph">
                  <wp:posOffset>1763771</wp:posOffset>
                </wp:positionV>
                <wp:extent cx="643943" cy="45719"/>
                <wp:effectExtent l="0" t="0" r="3810" b="0"/>
                <wp:wrapNone/>
                <wp:docPr id="63" name="Rectangle 63"/>
                <wp:cNvGraphicFramePr/>
                <a:graphic xmlns:a="http://schemas.openxmlformats.org/drawingml/2006/main">
                  <a:graphicData uri="http://schemas.microsoft.com/office/word/2010/wordprocessingShape">
                    <wps:wsp>
                      <wps:cNvSpPr/>
                      <wps:spPr>
                        <a:xfrm>
                          <a:off x="0" y="0"/>
                          <a:ext cx="643943"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0C7D55" id="Rectangle 63" o:spid="_x0000_s1026" style="position:absolute;margin-left:160.25pt;margin-top:138.9pt;width:50.7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" fillcolor="white [3201]" stroked="f" strokeweight="1pt"/>
            </w:pict>
          </mc:Fallback>
        </mc:AlternateContent>
      </w:r>
      <w:r w:rsidR="00433645">
        <w:rPr>
          <w:noProof/>
        </w:rPr>
        <mc:AlternateContent>
          <mc:Choice Requires="wps">
            <w:drawing>
              <wp:anchor distT="0" distB="0" distL="114300" distR="114300" simplePos="0" relativeHeight="251661312" behindDoc="0" locked="0" layoutInCell="1" allowOverlap="1" wp14:anchorId="37339E37" wp14:editId="3CFEB0D1">
                <wp:simplePos x="0" y="0"/>
                <wp:positionH relativeFrom="column">
                  <wp:posOffset>1159099</wp:posOffset>
                </wp:positionH>
                <wp:positionV relativeFrom="paragraph">
                  <wp:posOffset>1444473</wp:posOffset>
                </wp:positionV>
                <wp:extent cx="682580" cy="57955"/>
                <wp:effectExtent l="0" t="0" r="3810" b="0"/>
                <wp:wrapNone/>
                <wp:docPr id="15" name="Rectangle 15"/>
                <wp:cNvGraphicFramePr/>
                <a:graphic xmlns:a="http://schemas.openxmlformats.org/drawingml/2006/main">
                  <a:graphicData uri="http://schemas.microsoft.com/office/word/2010/wordprocessingShape">
                    <wps:wsp>
                      <wps:cNvSpPr/>
                      <wps:spPr>
                        <a:xfrm>
                          <a:off x="0" y="0"/>
                          <a:ext cx="682580" cy="5795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924AD" id="Rectangle 15" o:spid="_x0000_s1026" style="position:absolute;margin-left:91.25pt;margin-top:113.75pt;width:53.75pt;height:4.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" fillcolor="white [3201]" stroked="f" strokeweight="1pt"/>
            </w:pict>
          </mc:Fallback>
        </mc:AlternateContent>
      </w:r>
      <w:r w:rsidR="00433645">
        <w:rPr>
          <w:noProof/>
        </w:rPr>
        <mc:AlternateContent>
          <mc:Choice Requires="wps">
            <w:drawing>
              <wp:anchor distT="0" distB="0" distL="114300" distR="114300" simplePos="0" relativeHeight="251659264" behindDoc="0" locked="0" layoutInCell="1" allowOverlap="1" wp14:anchorId="2C7F349A" wp14:editId="65283898">
                <wp:simplePos x="0" y="0"/>
                <wp:positionH relativeFrom="column">
                  <wp:posOffset>2054180</wp:posOffset>
                </wp:positionH>
                <wp:positionV relativeFrom="paragraph">
                  <wp:posOffset>890681</wp:posOffset>
                </wp:positionV>
                <wp:extent cx="663262" cy="77274"/>
                <wp:effectExtent l="0" t="0" r="3810" b="0"/>
                <wp:wrapNone/>
                <wp:docPr id="13" name="Rectangle 13"/>
                <wp:cNvGraphicFramePr/>
                <a:graphic xmlns:a="http://schemas.openxmlformats.org/drawingml/2006/main">
                  <a:graphicData uri="http://schemas.microsoft.com/office/word/2010/wordprocessingShape">
                    <wps:wsp>
                      <wps:cNvSpPr/>
                      <wps:spPr>
                        <a:xfrm>
                          <a:off x="0" y="0"/>
                          <a:ext cx="663262" cy="7727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062BAD" id="Rectangle 13" o:spid="_x0000_s1026" style="position:absolute;margin-left:161.75pt;margin-top:70.15pt;width:52.25pt;height:6.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" fillcolor="white [3201]" stroked="f" strokeweight="1pt"/>
            </w:pict>
          </mc:Fallback>
        </mc:AlternateContent>
      </w:r>
      <w:r>
        <w:rPr>
          <w:noProof/>
        </w:rPr>
        <w:drawing>
          <wp:inline distT="0" distB="0" distL="0" distR="0" wp14:anchorId="185C7789" wp14:editId="6F66F93B">
            <wp:extent cx="5733415" cy="2701925"/>
            <wp:effectExtent l="0" t="0" r="63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701925"/>
                    </a:xfrm>
                    <a:prstGeom prst="rect">
                      <a:avLst/>
                    </a:prstGeom>
                  </pic:spPr>
                </pic:pic>
              </a:graphicData>
            </a:graphic>
          </wp:inline>
        </w:drawing>
      </w:r>
    </w:p>
    <w:p w14:paraId="64BB7ADD" w14:textId="01303253" w:rsidR="003910BE" w:rsidRDefault="003910BE" w:rsidP="003910BE">
      <w:pPr>
        <w:pStyle w:val="Caption"/>
        <w:jc w:val="center"/>
      </w:pPr>
      <w:r>
        <w:t xml:space="preserve">Figure </w:t>
      </w:r>
      <w:fldSimple w:instr=" SEQ Figure \* ARABIC ">
        <w:r w:rsidR="007D71FF">
          <w:rPr>
            <w:noProof/>
          </w:rPr>
          <w:t>9</w:t>
        </w:r>
      </w:fldSimple>
    </w:p>
    <w:p w14:paraId="40E66B7E" w14:textId="209BAC0F" w:rsidR="009C3769" w:rsidRDefault="008665F6" w:rsidP="009C3769">
      <w:pPr>
        <w:keepNext/>
      </w:pPr>
      <w:r>
        <w:rPr>
          <w:noProof/>
        </w:rPr>
        <mc:AlternateContent>
          <mc:Choice Requires="wps">
            <w:drawing>
              <wp:anchor distT="0" distB="0" distL="114300" distR="114300" simplePos="0" relativeHeight="251666432" behindDoc="0" locked="0" layoutInCell="1" allowOverlap="1" wp14:anchorId="292D719A" wp14:editId="71F63C30">
                <wp:simplePos x="0" y="0"/>
                <wp:positionH relativeFrom="column">
                  <wp:posOffset>2047741</wp:posOffset>
                </wp:positionH>
                <wp:positionV relativeFrom="paragraph">
                  <wp:posOffset>1608491</wp:posOffset>
                </wp:positionV>
                <wp:extent cx="360608" cy="45719"/>
                <wp:effectExtent l="0" t="0" r="1905" b="0"/>
                <wp:wrapNone/>
                <wp:docPr id="68" name="Rectangle 68"/>
                <wp:cNvGraphicFramePr/>
                <a:graphic xmlns:a="http://schemas.openxmlformats.org/drawingml/2006/main">
                  <a:graphicData uri="http://schemas.microsoft.com/office/word/2010/wordprocessingShape">
                    <wps:wsp>
                      <wps:cNvSpPr/>
                      <wps:spPr>
                        <a:xfrm>
                          <a:off x="0" y="0"/>
                          <a:ext cx="360608" cy="4571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8AAC0" id="Rectangle 68" o:spid="_x0000_s1026" style="position:absolute;margin-left:161.25pt;margin-top:126.65pt;width:28.4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" fillcolor="white [3201]" stroked="f" strokeweight="1pt"/>
            </w:pict>
          </mc:Fallback>
        </mc:AlternateContent>
      </w:r>
      <w:r>
        <w:rPr>
          <w:noProof/>
        </w:rPr>
        <w:drawing>
          <wp:inline distT="0" distB="0" distL="0" distR="0" wp14:anchorId="0F2487F4" wp14:editId="52B900D9">
            <wp:extent cx="5733415" cy="2745740"/>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745740"/>
                    </a:xfrm>
                    <a:prstGeom prst="rect">
                      <a:avLst/>
                    </a:prstGeom>
                  </pic:spPr>
                </pic:pic>
              </a:graphicData>
            </a:graphic>
          </wp:inline>
        </w:drawing>
      </w:r>
    </w:p>
    <w:p w14:paraId="057562DF" w14:textId="0C0FDC4E" w:rsidR="003910BE" w:rsidRDefault="009C3769" w:rsidP="009C3769">
      <w:pPr>
        <w:pStyle w:val="Caption"/>
        <w:jc w:val="center"/>
      </w:pPr>
      <w:r>
        <w:t xml:space="preserve">Figure </w:t>
      </w:r>
      <w:fldSimple w:instr=" SEQ Figure \* ARABIC ">
        <w:r w:rsidR="007D71FF">
          <w:rPr>
            <w:noProof/>
          </w:rPr>
          <w:t>10</w:t>
        </w:r>
      </w:fldSimple>
    </w:p>
    <w:p w14:paraId="09B9A57E" w14:textId="320E8654" w:rsidR="009C3769" w:rsidRDefault="009C3769" w:rsidP="0097532D"/>
    <w:p w14:paraId="72440DC9" w14:textId="77777777" w:rsidR="009C3769" w:rsidRDefault="009C3769" w:rsidP="0097532D"/>
    <w:p w14:paraId="77CA9622" w14:textId="0427953F" w:rsidR="0097532D" w:rsidRDefault="0097532D" w:rsidP="0097532D">
      <w:pPr>
        <w:pStyle w:val="ListParagraph"/>
        <w:numPr>
          <w:ilvl w:val="0"/>
          <w:numId w:val="17"/>
        </w:numPr>
        <w:rPr>
          <w:lang w:val="en" w:eastAsia="de-DE"/>
        </w:rPr>
      </w:pPr>
      <w:r>
        <w:rPr>
          <w:lang w:val="en" w:eastAsia="de-DE"/>
        </w:rPr>
        <w:t>If user wants to view/</w:t>
      </w:r>
      <w:r w:rsidR="004C67ED">
        <w:rPr>
          <w:lang w:val="en" w:eastAsia="de-DE"/>
        </w:rPr>
        <w:t>modify</w:t>
      </w:r>
      <w:r>
        <w:rPr>
          <w:lang w:val="en" w:eastAsia="de-DE"/>
        </w:rPr>
        <w:t xml:space="preserve"> a Resource Model for a </w:t>
      </w:r>
      <w:r w:rsidR="004C67ED">
        <w:rPr>
          <w:lang w:val="en" w:eastAsia="de-DE"/>
        </w:rPr>
        <w:t>platform, then</w:t>
      </w:r>
      <w:r w:rsidR="00647BFA">
        <w:rPr>
          <w:lang w:val="en" w:eastAsia="de-DE"/>
        </w:rPr>
        <w:t xml:space="preserve"> </w:t>
      </w:r>
      <w:proofErr w:type="gramStart"/>
      <w:r>
        <w:rPr>
          <w:lang w:val="en" w:eastAsia="de-DE"/>
        </w:rPr>
        <w:t xml:space="preserve">click  </w:t>
      </w:r>
      <w:r w:rsidR="00647BFA">
        <w:rPr>
          <w:lang w:val="en" w:eastAsia="de-DE"/>
        </w:rPr>
        <w:t>“</w:t>
      </w:r>
      <w:proofErr w:type="gramEnd"/>
      <w:r>
        <w:rPr>
          <w:lang w:val="en" w:eastAsia="de-DE"/>
        </w:rPr>
        <w:t>Edit</w:t>
      </w:r>
      <w:r w:rsidR="00647BFA">
        <w:rPr>
          <w:lang w:val="en" w:eastAsia="de-DE"/>
        </w:rPr>
        <w:t>”</w:t>
      </w:r>
      <w:r>
        <w:rPr>
          <w:lang w:val="en" w:eastAsia="de-DE"/>
        </w:rPr>
        <w:t xml:space="preserve"> icon of the Platform </w:t>
      </w:r>
    </w:p>
    <w:p w14:paraId="31EE968E" w14:textId="77777777" w:rsidR="0097532D" w:rsidRDefault="0097532D" w:rsidP="0097532D">
      <w:pPr>
        <w:pStyle w:val="ListParagraph"/>
        <w:rPr>
          <w:lang w:val="en" w:eastAsia="de-DE"/>
        </w:rPr>
      </w:pPr>
    </w:p>
    <w:p w14:paraId="29129756" w14:textId="1E92AA47" w:rsidR="0097532D" w:rsidRPr="001730A3" w:rsidRDefault="0097532D" w:rsidP="0097532D">
      <w:pPr>
        <w:pStyle w:val="ListParagraph"/>
        <w:numPr>
          <w:ilvl w:val="0"/>
          <w:numId w:val="17"/>
        </w:numPr>
        <w:rPr>
          <w:b/>
          <w:bCs/>
        </w:rPr>
      </w:pPr>
      <w:r>
        <w:t xml:space="preserve">For Example, </w:t>
      </w:r>
      <w:proofErr w:type="gramStart"/>
      <w:r w:rsidR="004C67ED">
        <w:t>If</w:t>
      </w:r>
      <w:proofErr w:type="gramEnd"/>
      <w:r w:rsidR="004C67ED">
        <w:t xml:space="preserve"> u</w:t>
      </w:r>
      <w:r>
        <w:t>ser wants to view/</w:t>
      </w:r>
      <w:r w:rsidR="004C67ED">
        <w:t>modify</w:t>
      </w:r>
      <w:r>
        <w:t xml:space="preserve"> “</w:t>
      </w:r>
      <w:proofErr w:type="spellStart"/>
      <w:r>
        <w:t>DemoAAPlatform</w:t>
      </w:r>
      <w:proofErr w:type="spellEnd"/>
      <w:r>
        <w:t xml:space="preserve">” </w:t>
      </w:r>
      <w:r w:rsidR="004C67ED">
        <w:t>platform</w:t>
      </w:r>
      <w:r w:rsidR="00A13811">
        <w:t xml:space="preserve">, then </w:t>
      </w:r>
      <w:r>
        <w:t xml:space="preserve">click </w:t>
      </w:r>
      <w:r w:rsidR="00A13811">
        <w:t>“</w:t>
      </w:r>
      <w:r>
        <w:t>Edit</w:t>
      </w:r>
      <w:r w:rsidR="00A13811">
        <w:t>”</w:t>
      </w:r>
      <w:r>
        <w:t xml:space="preserve"> icon </w:t>
      </w:r>
      <w:r w:rsidR="00A13811">
        <w:t xml:space="preserve">as mentioned </w:t>
      </w:r>
      <w:r w:rsidR="00DB3E33">
        <w:t>in the Figure</w:t>
      </w:r>
      <w:r w:rsidR="00A13811">
        <w:t xml:space="preserve"> 11</w:t>
      </w:r>
    </w:p>
    <w:p w14:paraId="4944783D" w14:textId="77777777" w:rsidR="0097532D" w:rsidRDefault="0097532D" w:rsidP="0097532D">
      <w:pPr>
        <w:rPr>
          <w:b/>
          <w:bCs/>
        </w:rPr>
      </w:pPr>
    </w:p>
    <w:p w14:paraId="62C58643" w14:textId="77777777" w:rsidR="0097532D" w:rsidRDefault="0097532D" w:rsidP="0097532D">
      <w:pPr>
        <w:keepNext/>
      </w:pPr>
      <w:r>
        <w:rPr>
          <w:b/>
          <w:bCs/>
          <w:noProof/>
        </w:rPr>
        <w:drawing>
          <wp:inline distT="0" distB="0" distL="0" distR="0" wp14:anchorId="130D1936" wp14:editId="788CF0A6">
            <wp:extent cx="5732780" cy="27273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2727325"/>
                    </a:xfrm>
                    <a:prstGeom prst="rect">
                      <a:avLst/>
                    </a:prstGeom>
                    <a:noFill/>
                    <a:ln>
                      <a:noFill/>
                    </a:ln>
                  </pic:spPr>
                </pic:pic>
              </a:graphicData>
            </a:graphic>
          </wp:inline>
        </w:drawing>
      </w:r>
    </w:p>
    <w:p w14:paraId="4EBCAAD4" w14:textId="08ECF0BB" w:rsidR="0097532D" w:rsidRPr="002067D9" w:rsidRDefault="0097532D" w:rsidP="0097532D">
      <w:pPr>
        <w:pStyle w:val="Caption"/>
        <w:jc w:val="center"/>
        <w:rPr>
          <w:b w:val="0"/>
          <w:bCs/>
        </w:rPr>
      </w:pPr>
      <w:r>
        <w:t xml:space="preserve">Figure </w:t>
      </w:r>
      <w:fldSimple w:instr=" SEQ Figure \* ARABIC ">
        <w:r w:rsidR="007D71FF">
          <w:rPr>
            <w:noProof/>
          </w:rPr>
          <w:t>11</w:t>
        </w:r>
      </w:fldSimple>
    </w:p>
    <w:p w14:paraId="36F275D6" w14:textId="77777777" w:rsidR="0097532D" w:rsidRDefault="0097532D" w:rsidP="0097532D">
      <w:pPr>
        <w:ind w:left="360"/>
        <w:rPr>
          <w:lang w:val="en" w:eastAsia="de-DE"/>
        </w:rPr>
      </w:pPr>
    </w:p>
    <w:p w14:paraId="0E9F5F06" w14:textId="348D221D" w:rsidR="0097532D" w:rsidRDefault="0097532D" w:rsidP="0097532D">
      <w:pPr>
        <w:pStyle w:val="ListParagraph"/>
        <w:numPr>
          <w:ilvl w:val="0"/>
          <w:numId w:val="9"/>
        </w:numPr>
        <w:rPr>
          <w:lang w:val="en" w:eastAsia="de-DE"/>
        </w:rPr>
      </w:pPr>
      <w:r>
        <w:rPr>
          <w:lang w:val="en" w:eastAsia="de-DE"/>
        </w:rPr>
        <w:t xml:space="preserve">User </w:t>
      </w:r>
      <w:r w:rsidRPr="00BF6AB1">
        <w:rPr>
          <w:lang w:val="en" w:eastAsia="de-DE"/>
        </w:rPr>
        <w:t xml:space="preserve">can </w:t>
      </w:r>
      <w:r>
        <w:rPr>
          <w:lang w:val="en" w:eastAsia="de-DE"/>
        </w:rPr>
        <w:t>view/</w:t>
      </w:r>
      <w:r w:rsidRPr="00BF6AB1">
        <w:rPr>
          <w:lang w:val="en" w:eastAsia="de-DE"/>
        </w:rPr>
        <w:t>modify</w:t>
      </w:r>
      <w:r>
        <w:rPr>
          <w:lang w:val="en" w:eastAsia="de-DE"/>
        </w:rPr>
        <w:t xml:space="preserve"> the portfolio, resource </w:t>
      </w:r>
      <w:r w:rsidRPr="00BF6AB1">
        <w:rPr>
          <w:lang w:val="en" w:eastAsia="de-DE"/>
        </w:rPr>
        <w:t>parameters</w:t>
      </w:r>
      <w:r>
        <w:rPr>
          <w:lang w:val="en" w:eastAsia="de-DE"/>
        </w:rPr>
        <w:t xml:space="preserve">, monitoring plan, remediation plan and activate/deactivate any resources </w:t>
      </w:r>
      <w:r w:rsidR="00AD1C17">
        <w:rPr>
          <w:lang w:val="en" w:eastAsia="de-DE"/>
        </w:rPr>
        <w:t xml:space="preserve">from the Resource </w:t>
      </w:r>
      <w:r>
        <w:rPr>
          <w:lang w:val="en" w:eastAsia="de-DE"/>
        </w:rPr>
        <w:t>screen</w:t>
      </w:r>
    </w:p>
    <w:p w14:paraId="7B48F59C" w14:textId="2A9562C6" w:rsidR="000D7664" w:rsidRDefault="000D7664" w:rsidP="000D7664">
      <w:pPr>
        <w:pStyle w:val="Heading4"/>
      </w:pPr>
      <w:bookmarkStart w:id="39" w:name="_Toc96333380"/>
      <w:r>
        <w:rPr>
          <w:lang w:val="en" w:eastAsia="de-DE"/>
        </w:rPr>
        <w:t>Automation Anywhere</w:t>
      </w:r>
      <w:r>
        <w:t xml:space="preserve"> – Resource Model</w:t>
      </w:r>
      <w:bookmarkEnd w:id="39"/>
      <w:r>
        <w:t xml:space="preserve"> </w:t>
      </w:r>
    </w:p>
    <w:p w14:paraId="12333DAC" w14:textId="0CA02A24" w:rsidR="00155823" w:rsidRDefault="00155823" w:rsidP="000D7664">
      <w:pPr>
        <w:pStyle w:val="ListParagraph"/>
        <w:numPr>
          <w:ilvl w:val="0"/>
          <w:numId w:val="17"/>
        </w:numPr>
        <w:rPr>
          <w:lang w:val="en" w:eastAsia="de-DE"/>
        </w:rPr>
      </w:pPr>
      <w:r>
        <w:rPr>
          <w:lang w:val="en" w:eastAsia="de-DE"/>
        </w:rPr>
        <w:t xml:space="preserve">If the Platform Type is “Automation Anywhere”, then Resource Screen has the following Tab as mentioned </w:t>
      </w:r>
      <w:r w:rsidR="00DB3E33">
        <w:rPr>
          <w:lang w:val="en" w:eastAsia="de-DE"/>
        </w:rPr>
        <w:t>in the Figure</w:t>
      </w:r>
      <w:r>
        <w:rPr>
          <w:lang w:val="en" w:eastAsia="de-DE"/>
        </w:rPr>
        <w:t xml:space="preserve"> </w:t>
      </w:r>
      <w:r w:rsidR="00282D84">
        <w:rPr>
          <w:lang w:val="en" w:eastAsia="de-DE"/>
        </w:rPr>
        <w:t>9</w:t>
      </w:r>
    </w:p>
    <w:p w14:paraId="79F97B87" w14:textId="1A35E79F" w:rsidR="008B62F1" w:rsidRDefault="008B62F1" w:rsidP="00155823">
      <w:pPr>
        <w:pStyle w:val="ListParagraph"/>
        <w:rPr>
          <w:lang w:val="en" w:eastAsia="de-DE"/>
        </w:rPr>
      </w:pPr>
    </w:p>
    <w:p w14:paraId="395DDAF5" w14:textId="77777777" w:rsidR="008B62F1" w:rsidRDefault="008B62F1" w:rsidP="008B62F1">
      <w:pPr>
        <w:pStyle w:val="ListParagraph"/>
        <w:keepNext/>
      </w:pPr>
      <w:r>
        <w:rPr>
          <w:noProof/>
          <w:lang w:val="en" w:eastAsia="de-DE"/>
        </w:rPr>
        <w:drawing>
          <wp:inline distT="0" distB="0" distL="0" distR="0" wp14:anchorId="322E0AA0" wp14:editId="5BD33E39">
            <wp:extent cx="5733415" cy="10922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1092200"/>
                    </a:xfrm>
                    <a:prstGeom prst="rect">
                      <a:avLst/>
                    </a:prstGeom>
                    <a:noFill/>
                    <a:ln>
                      <a:noFill/>
                    </a:ln>
                  </pic:spPr>
                </pic:pic>
              </a:graphicData>
            </a:graphic>
          </wp:inline>
        </w:drawing>
      </w:r>
    </w:p>
    <w:p w14:paraId="21038173" w14:textId="6AA32070" w:rsidR="008B62F1" w:rsidRDefault="008B62F1" w:rsidP="008B62F1">
      <w:pPr>
        <w:pStyle w:val="Caption"/>
        <w:jc w:val="center"/>
      </w:pPr>
      <w:r>
        <w:t xml:space="preserve">Figure </w:t>
      </w:r>
      <w:fldSimple w:instr=" SEQ Figure \* ARABIC ">
        <w:r w:rsidR="007D71FF">
          <w:rPr>
            <w:noProof/>
          </w:rPr>
          <w:t>12</w:t>
        </w:r>
      </w:fldSimple>
    </w:p>
    <w:p w14:paraId="7BD8C8F5" w14:textId="4BF03911" w:rsidR="00B15677" w:rsidRDefault="00C0207D" w:rsidP="000D7664">
      <w:pPr>
        <w:pStyle w:val="ListParagraph"/>
        <w:numPr>
          <w:ilvl w:val="0"/>
          <w:numId w:val="17"/>
        </w:numPr>
      </w:pPr>
      <w:r>
        <w:lastRenderedPageBreak/>
        <w:t xml:space="preserve">Sample </w:t>
      </w:r>
      <w:r w:rsidR="00B15677">
        <w:t xml:space="preserve">Control Tower Resource details </w:t>
      </w:r>
      <w:r w:rsidR="00583076">
        <w:t>are mentioned in the</w:t>
      </w:r>
      <w:r w:rsidR="00B15677">
        <w:t xml:space="preserve"> Table </w:t>
      </w:r>
      <w:r w:rsidR="00BA11AD">
        <w:t>5,</w:t>
      </w:r>
      <w:r w:rsidR="00B15677">
        <w:t xml:space="preserve"> and its child </w:t>
      </w:r>
      <w:r w:rsidR="00583076">
        <w:t xml:space="preserve">resource </w:t>
      </w:r>
      <w:r w:rsidR="00B15677">
        <w:t xml:space="preserve">details </w:t>
      </w:r>
      <w:r w:rsidR="00583076">
        <w:t>are mentioned in</w:t>
      </w:r>
      <w:r w:rsidR="00B15677">
        <w:t xml:space="preserve"> </w:t>
      </w:r>
      <w:r w:rsidR="00583076">
        <w:t xml:space="preserve">the </w:t>
      </w:r>
      <w:r w:rsidR="00B15677">
        <w:t>Table 6</w:t>
      </w:r>
      <w:r w:rsidR="00BA11AD">
        <w:t>,7</w:t>
      </w:r>
    </w:p>
    <w:tbl>
      <w:tblPr>
        <w:tblStyle w:val="TableGrid"/>
        <w:tblW w:w="0" w:type="auto"/>
        <w:tblLook w:val="04A0" w:firstRow="1" w:lastRow="0" w:firstColumn="1" w:lastColumn="0" w:noHBand="0" w:noVBand="1"/>
      </w:tblPr>
      <w:tblGrid>
        <w:gridCol w:w="4509"/>
        <w:gridCol w:w="4510"/>
      </w:tblGrid>
      <w:tr w:rsidR="006B1008" w14:paraId="2566DB89" w14:textId="77777777" w:rsidTr="006B1008">
        <w:tc>
          <w:tcPr>
            <w:tcW w:w="4509" w:type="dxa"/>
          </w:tcPr>
          <w:p w14:paraId="1A1CBFE3" w14:textId="707E3C19" w:rsidR="006B1008" w:rsidRDefault="006B1008" w:rsidP="008B62F1">
            <w:r>
              <w:t>Resource Type</w:t>
            </w:r>
          </w:p>
        </w:tc>
        <w:tc>
          <w:tcPr>
            <w:tcW w:w="4510" w:type="dxa"/>
          </w:tcPr>
          <w:p w14:paraId="5BFA1E3C" w14:textId="7A14E697" w:rsidR="006B1008" w:rsidRDefault="006B1008" w:rsidP="008B62F1">
            <w:r>
              <w:t>Control Tower</w:t>
            </w:r>
          </w:p>
        </w:tc>
      </w:tr>
      <w:tr w:rsidR="006B1008" w14:paraId="6AA048AF" w14:textId="77777777" w:rsidTr="006B1008">
        <w:tc>
          <w:tcPr>
            <w:tcW w:w="4509" w:type="dxa"/>
          </w:tcPr>
          <w:p w14:paraId="7600D448" w14:textId="1CB72206" w:rsidR="006B1008" w:rsidRDefault="006B1008" w:rsidP="008B62F1">
            <w:r>
              <w:t>Resource Name</w:t>
            </w:r>
          </w:p>
        </w:tc>
        <w:tc>
          <w:tcPr>
            <w:tcW w:w="4510" w:type="dxa"/>
          </w:tcPr>
          <w:p w14:paraId="18DCD33B" w14:textId="070ED615" w:rsidR="006B1008" w:rsidRDefault="006B1008" w:rsidP="008B62F1">
            <w:r>
              <w:t>VM000001</w:t>
            </w:r>
          </w:p>
        </w:tc>
      </w:tr>
      <w:tr w:rsidR="00FF3308" w14:paraId="5BA1AEA7" w14:textId="77777777" w:rsidTr="006B1008">
        <w:tc>
          <w:tcPr>
            <w:tcW w:w="4509" w:type="dxa"/>
          </w:tcPr>
          <w:p w14:paraId="4C05A102" w14:textId="74CBF100" w:rsidR="00FF3308" w:rsidRDefault="00FF3308" w:rsidP="008B62F1">
            <w:r>
              <w:t>Number of Resources</w:t>
            </w:r>
          </w:p>
        </w:tc>
        <w:tc>
          <w:tcPr>
            <w:tcW w:w="4510" w:type="dxa"/>
          </w:tcPr>
          <w:p w14:paraId="0EFEAF8F" w14:textId="0BCF6BE3" w:rsidR="00FF3308" w:rsidRPr="006B1008" w:rsidRDefault="00FF3308" w:rsidP="008B62F1">
            <w:r>
              <w:t>1 (If AA has more than 1 control tower, we must create separate platform instance for each Control tower)</w:t>
            </w:r>
          </w:p>
        </w:tc>
      </w:tr>
      <w:tr w:rsidR="006B1008" w14:paraId="0BF67ACC" w14:textId="77777777" w:rsidTr="006B1008">
        <w:tc>
          <w:tcPr>
            <w:tcW w:w="4509" w:type="dxa"/>
          </w:tcPr>
          <w:p w14:paraId="22116201" w14:textId="704819A4" w:rsidR="006B1008" w:rsidRDefault="006B1008" w:rsidP="008B62F1">
            <w:r>
              <w:t>Metric Name</w:t>
            </w:r>
          </w:p>
        </w:tc>
        <w:tc>
          <w:tcPr>
            <w:tcW w:w="4510" w:type="dxa"/>
          </w:tcPr>
          <w:p w14:paraId="0FE98095" w14:textId="490F52F8" w:rsidR="006B1008" w:rsidRDefault="006B1008" w:rsidP="008B62F1">
            <w:r w:rsidRPr="006B1008">
              <w:t>Server Status</w:t>
            </w:r>
          </w:p>
        </w:tc>
      </w:tr>
      <w:tr w:rsidR="006B1008" w14:paraId="00B666F5" w14:textId="77777777" w:rsidTr="006B1008">
        <w:tc>
          <w:tcPr>
            <w:tcW w:w="4509" w:type="dxa"/>
          </w:tcPr>
          <w:p w14:paraId="09D18D19" w14:textId="14EA5539" w:rsidR="006B1008" w:rsidRDefault="006B1008" w:rsidP="008B62F1">
            <w:r>
              <w:t>Monitoring Plan</w:t>
            </w:r>
          </w:p>
        </w:tc>
        <w:tc>
          <w:tcPr>
            <w:tcW w:w="4510" w:type="dxa"/>
          </w:tcPr>
          <w:p w14:paraId="471EB945" w14:textId="3553F9BF" w:rsidR="006B1008" w:rsidRDefault="006B1008" w:rsidP="008B62F1">
            <w:r>
              <w:t>Control Room Stopped</w:t>
            </w:r>
          </w:p>
        </w:tc>
      </w:tr>
      <w:tr w:rsidR="006B1008" w14:paraId="65BEE795" w14:textId="77777777" w:rsidTr="006B1008">
        <w:tc>
          <w:tcPr>
            <w:tcW w:w="4509" w:type="dxa"/>
          </w:tcPr>
          <w:p w14:paraId="70988524" w14:textId="34E1DD08" w:rsidR="006B1008" w:rsidRDefault="006B1008" w:rsidP="008B62F1">
            <w:r>
              <w:t>Remediation Plan</w:t>
            </w:r>
          </w:p>
        </w:tc>
        <w:tc>
          <w:tcPr>
            <w:tcW w:w="4510" w:type="dxa"/>
          </w:tcPr>
          <w:p w14:paraId="2638A281" w14:textId="2FA26060" w:rsidR="006B1008" w:rsidRDefault="006B1008" w:rsidP="008B62F1">
            <w:r>
              <w:t>Server Up Status Check</w:t>
            </w:r>
          </w:p>
        </w:tc>
      </w:tr>
      <w:tr w:rsidR="006B1008" w14:paraId="65CEFAE7" w14:textId="77777777" w:rsidTr="006B1008">
        <w:tc>
          <w:tcPr>
            <w:tcW w:w="4509" w:type="dxa"/>
          </w:tcPr>
          <w:p w14:paraId="3E1D1681" w14:textId="2C35C9FC" w:rsidR="006B1008" w:rsidRDefault="006B1008" w:rsidP="008B62F1">
            <w:r>
              <w:t>Child Resource Type</w:t>
            </w:r>
          </w:p>
        </w:tc>
        <w:tc>
          <w:tcPr>
            <w:tcW w:w="4510" w:type="dxa"/>
          </w:tcPr>
          <w:p w14:paraId="7CF533BE" w14:textId="1AAFF042" w:rsidR="006B1008" w:rsidRDefault="006B1008" w:rsidP="00B15677">
            <w:pPr>
              <w:keepNext/>
            </w:pPr>
            <w:r>
              <w:t>Services</w:t>
            </w:r>
          </w:p>
        </w:tc>
      </w:tr>
    </w:tbl>
    <w:p w14:paraId="79343B76" w14:textId="12ABA8CB" w:rsidR="00111815" w:rsidRDefault="00B15677" w:rsidP="00B15677">
      <w:pPr>
        <w:pStyle w:val="Caption"/>
        <w:jc w:val="center"/>
      </w:pPr>
      <w:r>
        <w:t xml:space="preserve">Table </w:t>
      </w:r>
      <w:fldSimple w:instr=" SEQ Table \* ARABIC ">
        <w:r w:rsidR="007D71FF">
          <w:rPr>
            <w:noProof/>
          </w:rPr>
          <w:t>6</w:t>
        </w:r>
      </w:fldSimple>
    </w:p>
    <w:p w14:paraId="1EC08105" w14:textId="3E1CB275" w:rsidR="00FF3308" w:rsidRDefault="00FF3308" w:rsidP="000D7664">
      <w:pPr>
        <w:pStyle w:val="ListParagraph"/>
        <w:numPr>
          <w:ilvl w:val="0"/>
          <w:numId w:val="17"/>
        </w:numPr>
      </w:pPr>
      <w:r>
        <w:t>There are 13 Control Tower service</w:t>
      </w:r>
      <w:r w:rsidR="00813DCE">
        <w:t>s</w:t>
      </w:r>
      <w:r>
        <w:t xml:space="preserve"> are available and details</w:t>
      </w:r>
      <w:r w:rsidR="00C0207D">
        <w:t xml:space="preserve"> are</w:t>
      </w:r>
      <w:r>
        <w:t xml:space="preserve"> given below </w:t>
      </w:r>
      <w:r w:rsidR="004C0E99">
        <w:t xml:space="preserve">in </w:t>
      </w:r>
      <w:r>
        <w:t xml:space="preserve">Table </w:t>
      </w:r>
      <w:r w:rsidR="004C0E99">
        <w:t>7</w:t>
      </w:r>
    </w:p>
    <w:tbl>
      <w:tblPr>
        <w:tblW w:w="5060" w:type="dxa"/>
        <w:tblInd w:w="1735" w:type="dxa"/>
        <w:tblLook w:val="04A0" w:firstRow="1" w:lastRow="0" w:firstColumn="1" w:lastColumn="0" w:noHBand="0" w:noVBand="1"/>
      </w:tblPr>
      <w:tblGrid>
        <w:gridCol w:w="5060"/>
      </w:tblGrid>
      <w:tr w:rsidR="00BA11AD" w:rsidRPr="00BA11AD" w14:paraId="33A2E2B6" w14:textId="77777777" w:rsidTr="00FF3308">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7EE1A3" w14:textId="56DD0085" w:rsidR="00BA11AD" w:rsidRPr="00BA11AD" w:rsidRDefault="00BA11AD" w:rsidP="00BA11AD">
            <w:pPr>
              <w:spacing w:after="0" w:line="240" w:lineRule="auto"/>
              <w:jc w:val="center"/>
              <w:rPr>
                <w:rFonts w:ascii="Calibri" w:eastAsia="Times New Roman" w:hAnsi="Calibri" w:cs="Calibri"/>
                <w:b/>
                <w:bCs/>
                <w:color w:val="000000"/>
              </w:rPr>
            </w:pPr>
            <w:r w:rsidRPr="00BA11AD">
              <w:rPr>
                <w:b/>
                <w:bCs/>
              </w:rPr>
              <w:t>Control Tower service</w:t>
            </w:r>
          </w:p>
        </w:tc>
      </w:tr>
      <w:tr w:rsidR="00FF3308" w:rsidRPr="00FF3308" w14:paraId="6F32B2D2" w14:textId="77777777" w:rsidTr="00FF3308">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9085E"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Control Room Service</w:t>
            </w:r>
          </w:p>
        </w:tc>
      </w:tr>
      <w:tr w:rsidR="00FF3308" w:rsidRPr="00FF3308" w14:paraId="1C8BC1E7"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070316BB"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Elastic Search Service</w:t>
            </w:r>
          </w:p>
        </w:tc>
      </w:tr>
      <w:tr w:rsidR="00FF3308" w:rsidRPr="00FF3308" w14:paraId="18C8FC03"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389A76B6"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Control Room Reverse Proxy</w:t>
            </w:r>
          </w:p>
        </w:tc>
      </w:tr>
      <w:tr w:rsidR="00FF3308" w:rsidRPr="00FF3308" w14:paraId="3EC61215"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7178B509"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Control Room Messaging</w:t>
            </w:r>
          </w:p>
        </w:tc>
      </w:tr>
      <w:tr w:rsidR="00FF3308" w:rsidRPr="00FF3308" w14:paraId="3F6636FF"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4FB07430"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Control Room Caching</w:t>
            </w:r>
          </w:p>
        </w:tc>
      </w:tr>
      <w:tr w:rsidR="00FF3308" w:rsidRPr="00FF3308" w14:paraId="1544B15C"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4F589B25"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Visualization</w:t>
            </w:r>
          </w:p>
        </w:tc>
      </w:tr>
      <w:tr w:rsidR="00FF3308" w:rsidRPr="00FF3308" w14:paraId="5EDD1FAB"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0754E4E0"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Service Discovery</w:t>
            </w:r>
          </w:p>
        </w:tc>
      </w:tr>
      <w:tr w:rsidR="00FF3308" w:rsidRPr="00FF3308" w14:paraId="0C73A617"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6414C919"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Service</w:t>
            </w:r>
          </w:p>
        </w:tc>
      </w:tr>
      <w:tr w:rsidR="00FF3308" w:rsidRPr="00FF3308" w14:paraId="5B41DD40"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4BB78A4F"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Scheduler</w:t>
            </w:r>
          </w:p>
        </w:tc>
      </w:tr>
      <w:tr w:rsidR="00FF3308" w:rsidRPr="00FF3308" w14:paraId="753DE396"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08D1D751"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Query Engine</w:t>
            </w:r>
          </w:p>
        </w:tc>
      </w:tr>
      <w:tr w:rsidR="00FF3308" w:rsidRPr="00FF3308" w14:paraId="56DF0534"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6250F54A"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Elastic Search</w:t>
            </w:r>
          </w:p>
        </w:tc>
      </w:tr>
      <w:tr w:rsidR="00FF3308" w:rsidRPr="00FF3308" w14:paraId="18E077B4"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44D77641" w14:textId="77777777" w:rsidR="00FF3308" w:rsidRPr="00FF3308" w:rsidRDefault="00FF3308" w:rsidP="00FF3308">
            <w:pPr>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Bot Insight EDC</w:t>
            </w:r>
          </w:p>
        </w:tc>
      </w:tr>
      <w:tr w:rsidR="00FF3308" w:rsidRPr="00FF3308" w14:paraId="6693D1AB" w14:textId="77777777" w:rsidTr="00FF3308">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765CF0EE" w14:textId="77777777" w:rsidR="00FF3308" w:rsidRPr="00FF3308" w:rsidRDefault="00FF3308" w:rsidP="000D7664">
            <w:pPr>
              <w:keepNext/>
              <w:spacing w:after="0" w:line="240" w:lineRule="auto"/>
              <w:rPr>
                <w:rFonts w:ascii="Calibri" w:eastAsia="Times New Roman" w:hAnsi="Calibri" w:cs="Calibri"/>
                <w:color w:val="000000"/>
              </w:rPr>
            </w:pPr>
            <w:r w:rsidRPr="00FF3308">
              <w:rPr>
                <w:rFonts w:ascii="Calibri" w:eastAsia="Times New Roman" w:hAnsi="Calibri" w:cs="Calibri"/>
                <w:color w:val="000000"/>
              </w:rPr>
              <w:t>Automation Anywhere Licensing</w:t>
            </w:r>
          </w:p>
        </w:tc>
      </w:tr>
    </w:tbl>
    <w:p w14:paraId="306D67B4" w14:textId="12DC641B" w:rsidR="00FF3308" w:rsidRDefault="000D7664" w:rsidP="000D7664">
      <w:pPr>
        <w:pStyle w:val="Caption"/>
        <w:jc w:val="center"/>
      </w:pPr>
      <w:r>
        <w:t xml:space="preserve">Table </w:t>
      </w:r>
      <w:fldSimple w:instr=" SEQ Table \* ARABIC ">
        <w:r w:rsidR="007D71FF">
          <w:rPr>
            <w:noProof/>
          </w:rPr>
          <w:t>7</w:t>
        </w:r>
      </w:fldSimple>
    </w:p>
    <w:tbl>
      <w:tblPr>
        <w:tblStyle w:val="TableGrid"/>
        <w:tblW w:w="0" w:type="auto"/>
        <w:tblLook w:val="04A0" w:firstRow="1" w:lastRow="0" w:firstColumn="1" w:lastColumn="0" w:noHBand="0" w:noVBand="1"/>
      </w:tblPr>
      <w:tblGrid>
        <w:gridCol w:w="4509"/>
        <w:gridCol w:w="4510"/>
      </w:tblGrid>
      <w:tr w:rsidR="00FF3308" w14:paraId="0141B58A" w14:textId="77777777" w:rsidTr="005B1D75">
        <w:tc>
          <w:tcPr>
            <w:tcW w:w="4509" w:type="dxa"/>
          </w:tcPr>
          <w:p w14:paraId="10E5C3D6" w14:textId="77777777" w:rsidR="00FF3308" w:rsidRDefault="00FF3308" w:rsidP="005B1D75">
            <w:r>
              <w:t>Resource Type</w:t>
            </w:r>
          </w:p>
        </w:tc>
        <w:tc>
          <w:tcPr>
            <w:tcW w:w="4510" w:type="dxa"/>
          </w:tcPr>
          <w:p w14:paraId="59969793" w14:textId="36517716" w:rsidR="00FF3308" w:rsidRDefault="00FF3308" w:rsidP="005B1D75">
            <w:r>
              <w:t>Services</w:t>
            </w:r>
          </w:p>
        </w:tc>
      </w:tr>
      <w:tr w:rsidR="00FF3308" w14:paraId="284F252F" w14:textId="77777777" w:rsidTr="005B1D75">
        <w:tc>
          <w:tcPr>
            <w:tcW w:w="4509" w:type="dxa"/>
          </w:tcPr>
          <w:p w14:paraId="50DE23BB" w14:textId="77777777" w:rsidR="00FF3308" w:rsidRDefault="00FF3308" w:rsidP="005B1D75">
            <w:r>
              <w:t>Resource Name</w:t>
            </w:r>
          </w:p>
        </w:tc>
        <w:tc>
          <w:tcPr>
            <w:tcW w:w="4510" w:type="dxa"/>
          </w:tcPr>
          <w:p w14:paraId="750DAA67" w14:textId="5B30CA9C" w:rsidR="00FF3308" w:rsidRDefault="00BA11AD" w:rsidP="005B1D75">
            <w:r>
              <w:t>&lt;&lt;</w:t>
            </w:r>
            <w:r w:rsidR="000D7664">
              <w:t xml:space="preserve">Each </w:t>
            </w:r>
            <w:r>
              <w:t>Control Tower Service Name&gt;&gt;</w:t>
            </w:r>
          </w:p>
        </w:tc>
      </w:tr>
      <w:tr w:rsidR="00FF3308" w14:paraId="2E74B5C5" w14:textId="77777777" w:rsidTr="005B1D75">
        <w:tc>
          <w:tcPr>
            <w:tcW w:w="4509" w:type="dxa"/>
          </w:tcPr>
          <w:p w14:paraId="3E1ADEA1" w14:textId="6DA817F3" w:rsidR="00FF3308" w:rsidRDefault="00FF3308" w:rsidP="005B1D75">
            <w:r>
              <w:t>Number of Resources</w:t>
            </w:r>
          </w:p>
        </w:tc>
        <w:tc>
          <w:tcPr>
            <w:tcW w:w="4510" w:type="dxa"/>
          </w:tcPr>
          <w:p w14:paraId="27DB9876" w14:textId="5F110DAA" w:rsidR="00FF3308" w:rsidRPr="006B1008" w:rsidRDefault="00BA11AD" w:rsidP="005B1D75">
            <w:r>
              <w:t>13</w:t>
            </w:r>
            <w:r w:rsidR="000D7664">
              <w:t xml:space="preserve"> </w:t>
            </w:r>
            <w:r>
              <w:t xml:space="preserve"> </w:t>
            </w:r>
          </w:p>
        </w:tc>
      </w:tr>
      <w:tr w:rsidR="00FF3308" w14:paraId="2354D3F0" w14:textId="77777777" w:rsidTr="005B1D75">
        <w:tc>
          <w:tcPr>
            <w:tcW w:w="4509" w:type="dxa"/>
          </w:tcPr>
          <w:p w14:paraId="7F5247F9" w14:textId="77777777" w:rsidR="00FF3308" w:rsidRDefault="00FF3308" w:rsidP="005B1D75">
            <w:r>
              <w:t>Metric Name</w:t>
            </w:r>
          </w:p>
        </w:tc>
        <w:tc>
          <w:tcPr>
            <w:tcW w:w="4510" w:type="dxa"/>
          </w:tcPr>
          <w:p w14:paraId="12A01BBD" w14:textId="58823F85" w:rsidR="00FF3308" w:rsidRDefault="00BA11AD" w:rsidP="005B1D75">
            <w:r w:rsidRPr="00BA11AD">
              <w:t>Service Status</w:t>
            </w:r>
          </w:p>
        </w:tc>
      </w:tr>
      <w:tr w:rsidR="00FF3308" w14:paraId="686CBA0A" w14:textId="77777777" w:rsidTr="005B1D75">
        <w:tc>
          <w:tcPr>
            <w:tcW w:w="4509" w:type="dxa"/>
          </w:tcPr>
          <w:p w14:paraId="08537376" w14:textId="77777777" w:rsidR="00FF3308" w:rsidRDefault="00FF3308" w:rsidP="005B1D75">
            <w:r>
              <w:lastRenderedPageBreak/>
              <w:t>Monitoring Plan</w:t>
            </w:r>
          </w:p>
        </w:tc>
        <w:tc>
          <w:tcPr>
            <w:tcW w:w="4510" w:type="dxa"/>
          </w:tcPr>
          <w:p w14:paraId="04811E1C" w14:textId="0C8BC55F" w:rsidR="00FF3308" w:rsidRDefault="00BA11AD" w:rsidP="005B1D75">
            <w:r>
              <w:t xml:space="preserve">Client </w:t>
            </w:r>
            <w:r w:rsidRPr="00BA11AD">
              <w:t>Service Status</w:t>
            </w:r>
            <w:r>
              <w:t xml:space="preserve"> Check</w:t>
            </w:r>
          </w:p>
        </w:tc>
      </w:tr>
      <w:tr w:rsidR="00FF3308" w14:paraId="7A2B4630" w14:textId="77777777" w:rsidTr="005B1D75">
        <w:tc>
          <w:tcPr>
            <w:tcW w:w="4509" w:type="dxa"/>
          </w:tcPr>
          <w:p w14:paraId="2E29EF5F" w14:textId="77777777" w:rsidR="00FF3308" w:rsidRDefault="00FF3308" w:rsidP="005B1D75">
            <w:r>
              <w:t>Remediation Plan</w:t>
            </w:r>
          </w:p>
        </w:tc>
        <w:tc>
          <w:tcPr>
            <w:tcW w:w="4510" w:type="dxa"/>
          </w:tcPr>
          <w:p w14:paraId="19D0CBE8" w14:textId="72A6F9DE" w:rsidR="00FF3308" w:rsidRDefault="00BA11AD" w:rsidP="000D7664">
            <w:pPr>
              <w:keepNext/>
            </w:pPr>
            <w:r>
              <w:t>Start Service</w:t>
            </w:r>
          </w:p>
        </w:tc>
      </w:tr>
    </w:tbl>
    <w:p w14:paraId="372FD955" w14:textId="28E38D51" w:rsidR="00111815" w:rsidRDefault="000D7664" w:rsidP="000D7664">
      <w:pPr>
        <w:pStyle w:val="Caption"/>
        <w:jc w:val="center"/>
      </w:pPr>
      <w:r>
        <w:t xml:space="preserve">Table </w:t>
      </w:r>
      <w:fldSimple w:instr=" SEQ Table \* ARABIC ">
        <w:r w:rsidR="007D71FF">
          <w:rPr>
            <w:noProof/>
          </w:rPr>
          <w:t>8</w:t>
        </w:r>
      </w:fldSimple>
    </w:p>
    <w:p w14:paraId="2D5928E6" w14:textId="4E3E206D" w:rsidR="00813DCE" w:rsidRDefault="00336AC8" w:rsidP="00813DCE">
      <w:pPr>
        <w:pStyle w:val="ListParagraph"/>
        <w:numPr>
          <w:ilvl w:val="0"/>
          <w:numId w:val="17"/>
        </w:numPr>
      </w:pPr>
      <w:r>
        <w:t xml:space="preserve">Sample </w:t>
      </w:r>
      <w:r w:rsidR="00813DCE">
        <w:t xml:space="preserve">Bot Runner Resource details </w:t>
      </w:r>
      <w:r>
        <w:t xml:space="preserve">are mentioned in the </w:t>
      </w:r>
      <w:r w:rsidR="00813DCE">
        <w:t xml:space="preserve">Table </w:t>
      </w:r>
      <w:r w:rsidR="00D44208">
        <w:t>9</w:t>
      </w:r>
      <w:r w:rsidR="00813DCE">
        <w:t xml:space="preserve">, and its child details </w:t>
      </w:r>
      <w:r>
        <w:t>are mentioned in the</w:t>
      </w:r>
      <w:r w:rsidR="00851EAF">
        <w:t xml:space="preserve"> </w:t>
      </w:r>
      <w:r w:rsidR="00813DCE">
        <w:t xml:space="preserve">Table </w:t>
      </w:r>
      <w:r w:rsidR="00D44208">
        <w:t>10</w:t>
      </w:r>
      <w:r w:rsidR="00813DCE">
        <w:t>,</w:t>
      </w:r>
      <w:r w:rsidR="00D44208">
        <w:t>11</w:t>
      </w:r>
    </w:p>
    <w:tbl>
      <w:tblPr>
        <w:tblStyle w:val="TableGrid"/>
        <w:tblW w:w="0" w:type="auto"/>
        <w:tblLook w:val="04A0" w:firstRow="1" w:lastRow="0" w:firstColumn="1" w:lastColumn="0" w:noHBand="0" w:noVBand="1"/>
      </w:tblPr>
      <w:tblGrid>
        <w:gridCol w:w="4509"/>
        <w:gridCol w:w="4510"/>
      </w:tblGrid>
      <w:tr w:rsidR="00813DCE" w14:paraId="4A9203B4" w14:textId="77777777" w:rsidTr="005B1D75">
        <w:tc>
          <w:tcPr>
            <w:tcW w:w="4509" w:type="dxa"/>
          </w:tcPr>
          <w:p w14:paraId="5082D858" w14:textId="77777777" w:rsidR="00813DCE" w:rsidRDefault="00813DCE" w:rsidP="005B1D75">
            <w:r>
              <w:t>Resource Type</w:t>
            </w:r>
          </w:p>
        </w:tc>
        <w:tc>
          <w:tcPr>
            <w:tcW w:w="4510" w:type="dxa"/>
          </w:tcPr>
          <w:p w14:paraId="46B28B2C" w14:textId="5EC2D680" w:rsidR="00813DCE" w:rsidRDefault="00813DCE" w:rsidP="005B1D75">
            <w:r>
              <w:t>Bot Runner</w:t>
            </w:r>
          </w:p>
        </w:tc>
      </w:tr>
      <w:tr w:rsidR="00813DCE" w14:paraId="7033BAD1" w14:textId="77777777" w:rsidTr="005B1D75">
        <w:tc>
          <w:tcPr>
            <w:tcW w:w="4509" w:type="dxa"/>
          </w:tcPr>
          <w:p w14:paraId="5EA4FFBC" w14:textId="77777777" w:rsidR="00813DCE" w:rsidRDefault="00813DCE" w:rsidP="005B1D75">
            <w:r>
              <w:t>Resource Name</w:t>
            </w:r>
          </w:p>
        </w:tc>
        <w:tc>
          <w:tcPr>
            <w:tcW w:w="4510" w:type="dxa"/>
          </w:tcPr>
          <w:p w14:paraId="7AF3A5FC" w14:textId="2251AD58" w:rsidR="00813DCE" w:rsidRDefault="00813DCE" w:rsidP="005B1D75">
            <w:r>
              <w:t>VM000002</w:t>
            </w:r>
          </w:p>
        </w:tc>
      </w:tr>
      <w:tr w:rsidR="00813DCE" w14:paraId="71CE03A4" w14:textId="77777777" w:rsidTr="005B1D75">
        <w:tc>
          <w:tcPr>
            <w:tcW w:w="4509" w:type="dxa"/>
          </w:tcPr>
          <w:p w14:paraId="0B92D0F3" w14:textId="77777777" w:rsidR="00813DCE" w:rsidRDefault="00813DCE" w:rsidP="005B1D75">
            <w:r>
              <w:t>Number of Resources</w:t>
            </w:r>
          </w:p>
        </w:tc>
        <w:tc>
          <w:tcPr>
            <w:tcW w:w="4510" w:type="dxa"/>
          </w:tcPr>
          <w:p w14:paraId="1A66B8D8" w14:textId="1A7142E8" w:rsidR="00813DCE" w:rsidRPr="006B1008" w:rsidRDefault="00813DCE" w:rsidP="005B1D75">
            <w:r>
              <w:t>N (We can have “N” of Bot Runner attach to the Control Tower, dependence upon the AA license)</w:t>
            </w:r>
          </w:p>
        </w:tc>
      </w:tr>
      <w:tr w:rsidR="00813DCE" w14:paraId="03B032C0" w14:textId="77777777" w:rsidTr="005B1D75">
        <w:tc>
          <w:tcPr>
            <w:tcW w:w="4509" w:type="dxa"/>
          </w:tcPr>
          <w:p w14:paraId="076EAE3B" w14:textId="77777777" w:rsidR="00813DCE" w:rsidRDefault="00813DCE" w:rsidP="005B1D75">
            <w:r>
              <w:t>Metric Name</w:t>
            </w:r>
          </w:p>
        </w:tc>
        <w:tc>
          <w:tcPr>
            <w:tcW w:w="4510" w:type="dxa"/>
          </w:tcPr>
          <w:p w14:paraId="3C1EC674" w14:textId="77777777" w:rsidR="00813DCE" w:rsidRDefault="00813DCE" w:rsidP="005B1D75">
            <w:r w:rsidRPr="006B1008">
              <w:t>Server Status</w:t>
            </w:r>
          </w:p>
        </w:tc>
      </w:tr>
      <w:tr w:rsidR="00813DCE" w14:paraId="692BCD39" w14:textId="77777777" w:rsidTr="005B1D75">
        <w:tc>
          <w:tcPr>
            <w:tcW w:w="4509" w:type="dxa"/>
          </w:tcPr>
          <w:p w14:paraId="1997A4BA" w14:textId="77777777" w:rsidR="00813DCE" w:rsidRDefault="00813DCE" w:rsidP="005B1D75">
            <w:r>
              <w:t>Monitoring Plan</w:t>
            </w:r>
          </w:p>
        </w:tc>
        <w:tc>
          <w:tcPr>
            <w:tcW w:w="4510" w:type="dxa"/>
          </w:tcPr>
          <w:p w14:paraId="69973727" w14:textId="1F76536F" w:rsidR="00813DCE" w:rsidRDefault="00813DCE" w:rsidP="005B1D75">
            <w:r>
              <w:t>Bot Runner Start</w:t>
            </w:r>
          </w:p>
        </w:tc>
      </w:tr>
      <w:tr w:rsidR="00813DCE" w14:paraId="3E05E3D4" w14:textId="77777777" w:rsidTr="005B1D75">
        <w:tc>
          <w:tcPr>
            <w:tcW w:w="4509" w:type="dxa"/>
          </w:tcPr>
          <w:p w14:paraId="506CFFCA" w14:textId="77777777" w:rsidR="00813DCE" w:rsidRDefault="00813DCE" w:rsidP="005B1D75">
            <w:r>
              <w:t>Remediation Plan</w:t>
            </w:r>
          </w:p>
        </w:tc>
        <w:tc>
          <w:tcPr>
            <w:tcW w:w="4510" w:type="dxa"/>
          </w:tcPr>
          <w:p w14:paraId="009DBA6F" w14:textId="77777777" w:rsidR="00813DCE" w:rsidRDefault="00813DCE" w:rsidP="005B1D75">
            <w:r>
              <w:t>Server Up Status Check</w:t>
            </w:r>
          </w:p>
        </w:tc>
      </w:tr>
      <w:tr w:rsidR="00813DCE" w14:paraId="26451C13" w14:textId="77777777" w:rsidTr="005B1D75">
        <w:tc>
          <w:tcPr>
            <w:tcW w:w="4509" w:type="dxa"/>
          </w:tcPr>
          <w:p w14:paraId="03021C01" w14:textId="77777777" w:rsidR="00813DCE" w:rsidRDefault="00813DCE" w:rsidP="005B1D75">
            <w:r>
              <w:t>Child Resource Type</w:t>
            </w:r>
          </w:p>
        </w:tc>
        <w:tc>
          <w:tcPr>
            <w:tcW w:w="4510" w:type="dxa"/>
          </w:tcPr>
          <w:p w14:paraId="02F90518" w14:textId="77777777" w:rsidR="00813DCE" w:rsidRDefault="00813DCE" w:rsidP="005B1D75">
            <w:pPr>
              <w:keepNext/>
            </w:pPr>
            <w:r>
              <w:t>Services</w:t>
            </w:r>
          </w:p>
        </w:tc>
      </w:tr>
    </w:tbl>
    <w:p w14:paraId="4452D1C6" w14:textId="50F6A215" w:rsidR="00813DCE" w:rsidRDefault="00813DCE" w:rsidP="00813DCE">
      <w:pPr>
        <w:pStyle w:val="Caption"/>
        <w:jc w:val="center"/>
      </w:pPr>
      <w:r>
        <w:t xml:space="preserve">Table </w:t>
      </w:r>
      <w:fldSimple w:instr=" SEQ Table \* ARABIC ">
        <w:r w:rsidR="007D71FF">
          <w:rPr>
            <w:noProof/>
          </w:rPr>
          <w:t>9</w:t>
        </w:r>
      </w:fldSimple>
    </w:p>
    <w:p w14:paraId="38467910" w14:textId="5A721029" w:rsidR="00813DCE" w:rsidRDefault="00813DCE" w:rsidP="00813DCE">
      <w:pPr>
        <w:pStyle w:val="ListParagraph"/>
        <w:numPr>
          <w:ilvl w:val="0"/>
          <w:numId w:val="17"/>
        </w:numPr>
      </w:pPr>
      <w:r>
        <w:t xml:space="preserve">There are 3 Bot Runner services are available and details </w:t>
      </w:r>
      <w:r w:rsidR="00851EAF">
        <w:t xml:space="preserve">are </w:t>
      </w:r>
      <w:r>
        <w:t xml:space="preserve">given below </w:t>
      </w:r>
      <w:r w:rsidR="004C0E99">
        <w:t xml:space="preserve">in </w:t>
      </w:r>
      <w:r>
        <w:t xml:space="preserve">Table </w:t>
      </w:r>
      <w:r w:rsidR="004C0E99">
        <w:t>10</w:t>
      </w:r>
    </w:p>
    <w:tbl>
      <w:tblPr>
        <w:tblW w:w="2680" w:type="dxa"/>
        <w:tblInd w:w="3415" w:type="dxa"/>
        <w:tblLook w:val="04A0" w:firstRow="1" w:lastRow="0" w:firstColumn="1" w:lastColumn="0" w:noHBand="0" w:noVBand="1"/>
      </w:tblPr>
      <w:tblGrid>
        <w:gridCol w:w="2680"/>
      </w:tblGrid>
      <w:tr w:rsidR="00813DCE" w:rsidRPr="00813DCE" w14:paraId="14B24A3F" w14:textId="77777777" w:rsidTr="00813DCE">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CC4CFD" w14:textId="621ADBD6" w:rsidR="00813DCE" w:rsidRPr="00813DCE" w:rsidRDefault="00813DCE" w:rsidP="00813DCE">
            <w:pPr>
              <w:spacing w:after="0" w:line="240" w:lineRule="auto"/>
              <w:jc w:val="center"/>
              <w:rPr>
                <w:rFonts w:ascii="Calibri" w:eastAsia="Times New Roman" w:hAnsi="Calibri" w:cs="Calibri"/>
                <w:b/>
                <w:bCs/>
                <w:color w:val="000000"/>
              </w:rPr>
            </w:pPr>
            <w:r w:rsidRPr="00813DCE">
              <w:rPr>
                <w:rFonts w:ascii="Calibri" w:eastAsia="Times New Roman" w:hAnsi="Calibri" w:cs="Calibri"/>
                <w:b/>
                <w:bCs/>
                <w:color w:val="000000"/>
              </w:rPr>
              <w:t>Bot Runner Services</w:t>
            </w:r>
          </w:p>
        </w:tc>
      </w:tr>
      <w:tr w:rsidR="00813DCE" w:rsidRPr="00813DCE" w14:paraId="27425DAE" w14:textId="77777777" w:rsidTr="00813DCE">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D27E40" w14:textId="77777777" w:rsidR="00813DCE" w:rsidRPr="00813DCE" w:rsidRDefault="00813DCE" w:rsidP="00813DCE">
            <w:pPr>
              <w:spacing w:after="0" w:line="240" w:lineRule="auto"/>
              <w:rPr>
                <w:rFonts w:ascii="Calibri" w:eastAsia="Times New Roman" w:hAnsi="Calibri" w:cs="Calibri"/>
                <w:color w:val="000000"/>
              </w:rPr>
            </w:pPr>
            <w:r w:rsidRPr="00813DCE">
              <w:rPr>
                <w:rFonts w:ascii="Calibri" w:eastAsia="Times New Roman" w:hAnsi="Calibri" w:cs="Calibri"/>
                <w:color w:val="000000"/>
              </w:rPr>
              <w:t>AAE_AutoLoginService_v11</w:t>
            </w:r>
          </w:p>
        </w:tc>
      </w:tr>
      <w:tr w:rsidR="00813DCE" w:rsidRPr="00813DCE" w14:paraId="70538E5D" w14:textId="77777777" w:rsidTr="00813DCE">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38109C93" w14:textId="77777777" w:rsidR="00813DCE" w:rsidRPr="00813DCE" w:rsidRDefault="00813DCE" w:rsidP="00813DCE">
            <w:pPr>
              <w:spacing w:after="0" w:line="240" w:lineRule="auto"/>
              <w:rPr>
                <w:rFonts w:ascii="Calibri" w:eastAsia="Times New Roman" w:hAnsi="Calibri" w:cs="Calibri"/>
                <w:color w:val="000000"/>
              </w:rPr>
            </w:pPr>
            <w:r w:rsidRPr="00813DCE">
              <w:rPr>
                <w:rFonts w:ascii="Calibri" w:eastAsia="Times New Roman" w:hAnsi="Calibri" w:cs="Calibri"/>
                <w:color w:val="000000"/>
              </w:rPr>
              <w:t>AAE_SchedulerService_v11</w:t>
            </w:r>
          </w:p>
        </w:tc>
      </w:tr>
      <w:tr w:rsidR="00813DCE" w:rsidRPr="00813DCE" w14:paraId="44176CFD" w14:textId="77777777" w:rsidTr="00813DCE">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0897341" w14:textId="77777777" w:rsidR="00813DCE" w:rsidRPr="00813DCE" w:rsidRDefault="00813DCE" w:rsidP="00813DCE">
            <w:pPr>
              <w:keepNext/>
              <w:spacing w:after="0" w:line="240" w:lineRule="auto"/>
              <w:rPr>
                <w:rFonts w:ascii="Calibri" w:eastAsia="Times New Roman" w:hAnsi="Calibri" w:cs="Calibri"/>
                <w:color w:val="000000"/>
              </w:rPr>
            </w:pPr>
            <w:r w:rsidRPr="00813DCE">
              <w:rPr>
                <w:rFonts w:ascii="Calibri" w:eastAsia="Times New Roman" w:hAnsi="Calibri" w:cs="Calibri"/>
                <w:color w:val="000000"/>
              </w:rPr>
              <w:t>AAE_ClientService_v11</w:t>
            </w:r>
          </w:p>
        </w:tc>
      </w:tr>
    </w:tbl>
    <w:p w14:paraId="2A07AB5B" w14:textId="2A27BBBD" w:rsidR="00813DCE" w:rsidRDefault="00813DCE" w:rsidP="00813DCE">
      <w:pPr>
        <w:pStyle w:val="Caption"/>
        <w:jc w:val="center"/>
      </w:pPr>
      <w:r>
        <w:t xml:space="preserve">Table </w:t>
      </w:r>
      <w:fldSimple w:instr=" SEQ Table \* ARABIC ">
        <w:r w:rsidR="007D71FF">
          <w:rPr>
            <w:noProof/>
          </w:rPr>
          <w:t>10</w:t>
        </w:r>
      </w:fldSimple>
    </w:p>
    <w:p w14:paraId="5FD832B9" w14:textId="03459C0D" w:rsidR="00813DCE" w:rsidRDefault="00813DCE" w:rsidP="00813DCE">
      <w:pPr>
        <w:pStyle w:val="Caption"/>
        <w:jc w:val="center"/>
      </w:pPr>
    </w:p>
    <w:tbl>
      <w:tblPr>
        <w:tblStyle w:val="TableGrid"/>
        <w:tblW w:w="0" w:type="auto"/>
        <w:tblLook w:val="04A0" w:firstRow="1" w:lastRow="0" w:firstColumn="1" w:lastColumn="0" w:noHBand="0" w:noVBand="1"/>
      </w:tblPr>
      <w:tblGrid>
        <w:gridCol w:w="4509"/>
        <w:gridCol w:w="4510"/>
      </w:tblGrid>
      <w:tr w:rsidR="00813DCE" w14:paraId="6D9F3A29" w14:textId="77777777" w:rsidTr="005B1D75">
        <w:tc>
          <w:tcPr>
            <w:tcW w:w="4509" w:type="dxa"/>
          </w:tcPr>
          <w:p w14:paraId="041ECA2A" w14:textId="77777777" w:rsidR="00813DCE" w:rsidRDefault="00813DCE" w:rsidP="005B1D75">
            <w:r>
              <w:t>Resource Type</w:t>
            </w:r>
          </w:p>
        </w:tc>
        <w:tc>
          <w:tcPr>
            <w:tcW w:w="4510" w:type="dxa"/>
          </w:tcPr>
          <w:p w14:paraId="2C3E5067" w14:textId="77777777" w:rsidR="00813DCE" w:rsidRDefault="00813DCE" w:rsidP="005B1D75">
            <w:r>
              <w:t>Services</w:t>
            </w:r>
          </w:p>
        </w:tc>
      </w:tr>
      <w:tr w:rsidR="00813DCE" w14:paraId="48B8659D" w14:textId="77777777" w:rsidTr="005B1D75">
        <w:tc>
          <w:tcPr>
            <w:tcW w:w="4509" w:type="dxa"/>
          </w:tcPr>
          <w:p w14:paraId="10872052" w14:textId="77777777" w:rsidR="00813DCE" w:rsidRDefault="00813DCE" w:rsidP="005B1D75">
            <w:r>
              <w:t>Resource Name</w:t>
            </w:r>
          </w:p>
        </w:tc>
        <w:tc>
          <w:tcPr>
            <w:tcW w:w="4510" w:type="dxa"/>
          </w:tcPr>
          <w:p w14:paraId="2AEFB325" w14:textId="15B433B5" w:rsidR="00813DCE" w:rsidRDefault="00813DCE" w:rsidP="005B1D75">
            <w:r>
              <w:t>&lt;&lt;Each Bot Runner Service Name&gt;&gt;</w:t>
            </w:r>
          </w:p>
        </w:tc>
      </w:tr>
      <w:tr w:rsidR="00813DCE" w14:paraId="502FB6F6" w14:textId="77777777" w:rsidTr="005B1D75">
        <w:tc>
          <w:tcPr>
            <w:tcW w:w="4509" w:type="dxa"/>
          </w:tcPr>
          <w:p w14:paraId="651F0356" w14:textId="77777777" w:rsidR="00813DCE" w:rsidRDefault="00813DCE" w:rsidP="005B1D75">
            <w:r>
              <w:t>Number of Resources</w:t>
            </w:r>
          </w:p>
        </w:tc>
        <w:tc>
          <w:tcPr>
            <w:tcW w:w="4510" w:type="dxa"/>
          </w:tcPr>
          <w:p w14:paraId="71CFE922" w14:textId="11D8406E" w:rsidR="00813DCE" w:rsidRPr="006B1008" w:rsidRDefault="00813DCE" w:rsidP="005B1D75">
            <w:r>
              <w:t>3</w:t>
            </w:r>
          </w:p>
        </w:tc>
      </w:tr>
      <w:tr w:rsidR="00813DCE" w14:paraId="6347B76B" w14:textId="77777777" w:rsidTr="005B1D75">
        <w:tc>
          <w:tcPr>
            <w:tcW w:w="4509" w:type="dxa"/>
          </w:tcPr>
          <w:p w14:paraId="518ACDB6" w14:textId="77777777" w:rsidR="00813DCE" w:rsidRDefault="00813DCE" w:rsidP="005B1D75">
            <w:r>
              <w:t>Metric Name</w:t>
            </w:r>
          </w:p>
        </w:tc>
        <w:tc>
          <w:tcPr>
            <w:tcW w:w="4510" w:type="dxa"/>
          </w:tcPr>
          <w:p w14:paraId="5502B0DB" w14:textId="77777777" w:rsidR="00813DCE" w:rsidRDefault="00813DCE" w:rsidP="005B1D75">
            <w:r w:rsidRPr="00BA11AD">
              <w:t>Service Status</w:t>
            </w:r>
          </w:p>
        </w:tc>
      </w:tr>
      <w:tr w:rsidR="00813DCE" w14:paraId="668A206D" w14:textId="77777777" w:rsidTr="005B1D75">
        <w:tc>
          <w:tcPr>
            <w:tcW w:w="4509" w:type="dxa"/>
          </w:tcPr>
          <w:p w14:paraId="5154795C" w14:textId="77777777" w:rsidR="00813DCE" w:rsidRDefault="00813DCE" w:rsidP="005B1D75">
            <w:r>
              <w:t>Monitoring Plan</w:t>
            </w:r>
          </w:p>
        </w:tc>
        <w:tc>
          <w:tcPr>
            <w:tcW w:w="4510" w:type="dxa"/>
          </w:tcPr>
          <w:p w14:paraId="30C09112" w14:textId="77777777" w:rsidR="00813DCE" w:rsidRDefault="00813DCE" w:rsidP="005B1D75">
            <w:r>
              <w:t xml:space="preserve">Client </w:t>
            </w:r>
            <w:r w:rsidRPr="00BA11AD">
              <w:t>Service Status</w:t>
            </w:r>
            <w:r>
              <w:t xml:space="preserve"> Check</w:t>
            </w:r>
          </w:p>
        </w:tc>
      </w:tr>
      <w:tr w:rsidR="00813DCE" w14:paraId="6062CEF9" w14:textId="77777777" w:rsidTr="005B1D75">
        <w:tc>
          <w:tcPr>
            <w:tcW w:w="4509" w:type="dxa"/>
          </w:tcPr>
          <w:p w14:paraId="5C0ADAF9" w14:textId="77777777" w:rsidR="00813DCE" w:rsidRDefault="00813DCE" w:rsidP="005B1D75">
            <w:r>
              <w:t>Remediation Plan</w:t>
            </w:r>
          </w:p>
        </w:tc>
        <w:tc>
          <w:tcPr>
            <w:tcW w:w="4510" w:type="dxa"/>
          </w:tcPr>
          <w:p w14:paraId="277F7972" w14:textId="77777777" w:rsidR="00813DCE" w:rsidRDefault="00813DCE" w:rsidP="005B1D75">
            <w:pPr>
              <w:keepNext/>
            </w:pPr>
            <w:r>
              <w:t>Start Service</w:t>
            </w:r>
          </w:p>
        </w:tc>
      </w:tr>
    </w:tbl>
    <w:p w14:paraId="49AB0803" w14:textId="4E4A6304" w:rsidR="00813DCE" w:rsidRPr="008B62F1" w:rsidRDefault="00813DCE" w:rsidP="00813DCE">
      <w:pPr>
        <w:pStyle w:val="Caption"/>
        <w:jc w:val="center"/>
      </w:pPr>
      <w:r>
        <w:t xml:space="preserve">Table </w:t>
      </w:r>
      <w:fldSimple w:instr=" SEQ Table \* ARABIC ">
        <w:r w:rsidR="007D71FF">
          <w:rPr>
            <w:noProof/>
          </w:rPr>
          <w:t>11</w:t>
        </w:r>
      </w:fldSimple>
    </w:p>
    <w:p w14:paraId="44D79FCC" w14:textId="6FB88B43" w:rsidR="00D44208" w:rsidRDefault="00851EAF" w:rsidP="00D44208">
      <w:pPr>
        <w:pStyle w:val="ListParagraph"/>
        <w:numPr>
          <w:ilvl w:val="0"/>
          <w:numId w:val="17"/>
        </w:numPr>
      </w:pPr>
      <w:r>
        <w:t xml:space="preserve">Sample </w:t>
      </w:r>
      <w:r w:rsidR="00D44208">
        <w:t xml:space="preserve">Attended - Bot Runner Resource details </w:t>
      </w:r>
      <w:r>
        <w:t xml:space="preserve">are mentioned in the </w:t>
      </w:r>
      <w:r w:rsidR="00D44208">
        <w:t xml:space="preserve">Table </w:t>
      </w:r>
      <w:r w:rsidR="0049326A">
        <w:t>12</w:t>
      </w:r>
      <w:r w:rsidR="00D44208">
        <w:t xml:space="preserve">, and its child details </w:t>
      </w:r>
      <w:r>
        <w:t xml:space="preserve">are mentioned in the </w:t>
      </w:r>
      <w:r w:rsidR="00D44208">
        <w:t>Table 1</w:t>
      </w:r>
      <w:r w:rsidR="0049326A">
        <w:t>3</w:t>
      </w:r>
      <w:r w:rsidR="00D44208">
        <w:t>,1</w:t>
      </w:r>
      <w:r w:rsidR="0049326A">
        <w:t>4</w:t>
      </w:r>
    </w:p>
    <w:tbl>
      <w:tblPr>
        <w:tblStyle w:val="TableGrid"/>
        <w:tblW w:w="0" w:type="auto"/>
        <w:tblLook w:val="04A0" w:firstRow="1" w:lastRow="0" w:firstColumn="1" w:lastColumn="0" w:noHBand="0" w:noVBand="1"/>
      </w:tblPr>
      <w:tblGrid>
        <w:gridCol w:w="4509"/>
        <w:gridCol w:w="4510"/>
      </w:tblGrid>
      <w:tr w:rsidR="00D44208" w14:paraId="2ADBB95C" w14:textId="77777777" w:rsidTr="005B1D75">
        <w:tc>
          <w:tcPr>
            <w:tcW w:w="4509" w:type="dxa"/>
          </w:tcPr>
          <w:p w14:paraId="1F1A3971" w14:textId="77777777" w:rsidR="00D44208" w:rsidRDefault="00D44208" w:rsidP="005B1D75">
            <w:r>
              <w:lastRenderedPageBreak/>
              <w:t>Resource Type</w:t>
            </w:r>
          </w:p>
        </w:tc>
        <w:tc>
          <w:tcPr>
            <w:tcW w:w="4510" w:type="dxa"/>
          </w:tcPr>
          <w:p w14:paraId="4C1A5FD8" w14:textId="385259DC" w:rsidR="00D44208" w:rsidRDefault="00D44208" w:rsidP="005B1D75">
            <w:r>
              <w:t>Attended Bot Runner</w:t>
            </w:r>
          </w:p>
        </w:tc>
      </w:tr>
      <w:tr w:rsidR="00D44208" w14:paraId="172A76E0" w14:textId="77777777" w:rsidTr="005B1D75">
        <w:tc>
          <w:tcPr>
            <w:tcW w:w="4509" w:type="dxa"/>
          </w:tcPr>
          <w:p w14:paraId="4A62DABC" w14:textId="77777777" w:rsidR="00D44208" w:rsidRDefault="00D44208" w:rsidP="005B1D75">
            <w:r>
              <w:t>Resource Name</w:t>
            </w:r>
          </w:p>
        </w:tc>
        <w:tc>
          <w:tcPr>
            <w:tcW w:w="4510" w:type="dxa"/>
          </w:tcPr>
          <w:p w14:paraId="4D6E2FBE" w14:textId="3057B95D" w:rsidR="00D44208" w:rsidRDefault="00D44208" w:rsidP="005B1D75">
            <w:r>
              <w:t>VM000003</w:t>
            </w:r>
          </w:p>
        </w:tc>
      </w:tr>
      <w:tr w:rsidR="00D44208" w14:paraId="2767FEF2" w14:textId="77777777" w:rsidTr="005B1D75">
        <w:tc>
          <w:tcPr>
            <w:tcW w:w="4509" w:type="dxa"/>
          </w:tcPr>
          <w:p w14:paraId="531F2399" w14:textId="77777777" w:rsidR="00D44208" w:rsidRDefault="00D44208" w:rsidP="005B1D75">
            <w:r>
              <w:t>Number of Resources</w:t>
            </w:r>
          </w:p>
        </w:tc>
        <w:tc>
          <w:tcPr>
            <w:tcW w:w="4510" w:type="dxa"/>
          </w:tcPr>
          <w:p w14:paraId="6CA59592" w14:textId="0951FA43" w:rsidR="00D44208" w:rsidRPr="006B1008" w:rsidRDefault="00D44208" w:rsidP="005B1D75">
            <w:r>
              <w:t>N (We can have “N” of Attended Bot Runner attach to the Control Tower, dependence upon the AA license)</w:t>
            </w:r>
          </w:p>
        </w:tc>
      </w:tr>
      <w:tr w:rsidR="00D44208" w14:paraId="7B3857C7" w14:textId="77777777" w:rsidTr="005B1D75">
        <w:tc>
          <w:tcPr>
            <w:tcW w:w="4509" w:type="dxa"/>
          </w:tcPr>
          <w:p w14:paraId="5BAC5BF6" w14:textId="77777777" w:rsidR="00D44208" w:rsidRDefault="00D44208" w:rsidP="005B1D75">
            <w:r>
              <w:t>Metric Name</w:t>
            </w:r>
          </w:p>
        </w:tc>
        <w:tc>
          <w:tcPr>
            <w:tcW w:w="4510" w:type="dxa"/>
          </w:tcPr>
          <w:p w14:paraId="7E50C23B" w14:textId="77777777" w:rsidR="00D44208" w:rsidRDefault="00D44208" w:rsidP="005B1D75">
            <w:r w:rsidRPr="006B1008">
              <w:t>Server Status</w:t>
            </w:r>
          </w:p>
        </w:tc>
      </w:tr>
      <w:tr w:rsidR="00D44208" w14:paraId="2822262C" w14:textId="77777777" w:rsidTr="005B1D75">
        <w:tc>
          <w:tcPr>
            <w:tcW w:w="4509" w:type="dxa"/>
          </w:tcPr>
          <w:p w14:paraId="3B8C615C" w14:textId="77777777" w:rsidR="00D44208" w:rsidRDefault="00D44208" w:rsidP="005B1D75">
            <w:r>
              <w:t>Monitoring Plan</w:t>
            </w:r>
          </w:p>
        </w:tc>
        <w:tc>
          <w:tcPr>
            <w:tcW w:w="4510" w:type="dxa"/>
          </w:tcPr>
          <w:p w14:paraId="137FC7D6" w14:textId="2AB4B24C" w:rsidR="00D44208" w:rsidRDefault="00975B7F" w:rsidP="005B1D75">
            <w:r>
              <w:t>Attended Bot</w:t>
            </w:r>
            <w:r w:rsidR="00D44208">
              <w:t xml:space="preserve"> Runner Status Check</w:t>
            </w:r>
          </w:p>
        </w:tc>
      </w:tr>
      <w:tr w:rsidR="00D44208" w14:paraId="0003181C" w14:textId="77777777" w:rsidTr="005B1D75">
        <w:tc>
          <w:tcPr>
            <w:tcW w:w="4509" w:type="dxa"/>
          </w:tcPr>
          <w:p w14:paraId="411F4020" w14:textId="77777777" w:rsidR="00D44208" w:rsidRDefault="00D44208" w:rsidP="005B1D75">
            <w:r>
              <w:t>Remediation Plan</w:t>
            </w:r>
          </w:p>
        </w:tc>
        <w:tc>
          <w:tcPr>
            <w:tcW w:w="4510" w:type="dxa"/>
          </w:tcPr>
          <w:p w14:paraId="66EBD2CE" w14:textId="77777777" w:rsidR="00D44208" w:rsidRDefault="00D44208" w:rsidP="005B1D75">
            <w:r>
              <w:t>Server Up Status Check</w:t>
            </w:r>
          </w:p>
        </w:tc>
      </w:tr>
      <w:tr w:rsidR="00D44208" w14:paraId="302C18CC" w14:textId="77777777" w:rsidTr="005B1D75">
        <w:tc>
          <w:tcPr>
            <w:tcW w:w="4509" w:type="dxa"/>
          </w:tcPr>
          <w:p w14:paraId="11C09389" w14:textId="77777777" w:rsidR="00D44208" w:rsidRDefault="00D44208" w:rsidP="005B1D75">
            <w:r>
              <w:t>Child Resource Type</w:t>
            </w:r>
          </w:p>
        </w:tc>
        <w:tc>
          <w:tcPr>
            <w:tcW w:w="4510" w:type="dxa"/>
          </w:tcPr>
          <w:p w14:paraId="23E8AC70" w14:textId="77777777" w:rsidR="00D44208" w:rsidRDefault="00D44208" w:rsidP="005B1D75">
            <w:pPr>
              <w:keepNext/>
            </w:pPr>
            <w:r>
              <w:t>Services</w:t>
            </w:r>
          </w:p>
        </w:tc>
      </w:tr>
    </w:tbl>
    <w:p w14:paraId="26C00C9C" w14:textId="28B116E7" w:rsidR="00D44208" w:rsidRDefault="00D44208" w:rsidP="00D44208">
      <w:pPr>
        <w:pStyle w:val="Caption"/>
        <w:jc w:val="center"/>
      </w:pPr>
      <w:r>
        <w:t xml:space="preserve">Table </w:t>
      </w:r>
      <w:fldSimple w:instr=" SEQ Table \* ARABIC ">
        <w:r w:rsidR="007D71FF">
          <w:rPr>
            <w:noProof/>
          </w:rPr>
          <w:t>12</w:t>
        </w:r>
      </w:fldSimple>
    </w:p>
    <w:p w14:paraId="30B08B3C" w14:textId="2AE3E4C0" w:rsidR="00D44208" w:rsidRDefault="00D44208" w:rsidP="00D44208">
      <w:pPr>
        <w:pStyle w:val="ListParagraph"/>
        <w:numPr>
          <w:ilvl w:val="0"/>
          <w:numId w:val="17"/>
        </w:numPr>
      </w:pPr>
      <w:r>
        <w:t xml:space="preserve">There are 3 </w:t>
      </w:r>
      <w:r w:rsidR="00FE78C1">
        <w:t xml:space="preserve">Attended </w:t>
      </w:r>
      <w:r>
        <w:t xml:space="preserve">Bot Runner services are available and details </w:t>
      </w:r>
      <w:r w:rsidR="00D81B68">
        <w:t xml:space="preserve">are </w:t>
      </w:r>
      <w:r>
        <w:t xml:space="preserve">given below </w:t>
      </w:r>
      <w:r w:rsidR="00BB7448">
        <w:t xml:space="preserve">in </w:t>
      </w:r>
      <w:r>
        <w:t xml:space="preserve">Table </w:t>
      </w:r>
      <w:r w:rsidR="00BB7448">
        <w:t>1</w:t>
      </w:r>
      <w:r w:rsidR="005B1D75">
        <w:t>3</w:t>
      </w:r>
    </w:p>
    <w:tbl>
      <w:tblPr>
        <w:tblW w:w="2680" w:type="dxa"/>
        <w:tblInd w:w="3415" w:type="dxa"/>
        <w:tblLook w:val="04A0" w:firstRow="1" w:lastRow="0" w:firstColumn="1" w:lastColumn="0" w:noHBand="0" w:noVBand="1"/>
      </w:tblPr>
      <w:tblGrid>
        <w:gridCol w:w="2680"/>
      </w:tblGrid>
      <w:tr w:rsidR="00D44208" w:rsidRPr="00813DCE" w14:paraId="75F1302E"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DA54B9" w14:textId="1642DDDA" w:rsidR="00D44208" w:rsidRPr="00813DCE" w:rsidRDefault="00975B7F" w:rsidP="005B1D7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Attended </w:t>
            </w:r>
            <w:r w:rsidR="00D44208" w:rsidRPr="00813DCE">
              <w:rPr>
                <w:rFonts w:ascii="Calibri" w:eastAsia="Times New Roman" w:hAnsi="Calibri" w:cs="Calibri"/>
                <w:b/>
                <w:bCs/>
                <w:color w:val="000000"/>
              </w:rPr>
              <w:t>Bot Runner Services</w:t>
            </w:r>
          </w:p>
        </w:tc>
      </w:tr>
      <w:tr w:rsidR="00D44208" w:rsidRPr="00813DCE" w14:paraId="6163977E"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25DC1" w14:textId="77777777" w:rsidR="00D44208" w:rsidRPr="00813DCE" w:rsidRDefault="00D44208" w:rsidP="005B1D75">
            <w:pPr>
              <w:spacing w:after="0" w:line="240" w:lineRule="auto"/>
              <w:rPr>
                <w:rFonts w:ascii="Calibri" w:eastAsia="Times New Roman" w:hAnsi="Calibri" w:cs="Calibri"/>
                <w:color w:val="000000"/>
              </w:rPr>
            </w:pPr>
            <w:r w:rsidRPr="00813DCE">
              <w:rPr>
                <w:rFonts w:ascii="Calibri" w:eastAsia="Times New Roman" w:hAnsi="Calibri" w:cs="Calibri"/>
                <w:color w:val="000000"/>
              </w:rPr>
              <w:t>AAE_AutoLoginService_v11</w:t>
            </w:r>
          </w:p>
        </w:tc>
      </w:tr>
      <w:tr w:rsidR="00D44208" w:rsidRPr="00813DCE" w14:paraId="54F115FD" w14:textId="77777777" w:rsidTr="005B1D7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44B7A992" w14:textId="77777777" w:rsidR="00D44208" w:rsidRPr="00813DCE" w:rsidRDefault="00D44208" w:rsidP="005B1D75">
            <w:pPr>
              <w:spacing w:after="0" w:line="240" w:lineRule="auto"/>
              <w:rPr>
                <w:rFonts w:ascii="Calibri" w:eastAsia="Times New Roman" w:hAnsi="Calibri" w:cs="Calibri"/>
                <w:color w:val="000000"/>
              </w:rPr>
            </w:pPr>
            <w:r w:rsidRPr="00813DCE">
              <w:rPr>
                <w:rFonts w:ascii="Calibri" w:eastAsia="Times New Roman" w:hAnsi="Calibri" w:cs="Calibri"/>
                <w:color w:val="000000"/>
              </w:rPr>
              <w:t>AAE_SchedulerService_v11</w:t>
            </w:r>
          </w:p>
        </w:tc>
      </w:tr>
      <w:tr w:rsidR="00D44208" w:rsidRPr="00813DCE" w14:paraId="5D4017F7" w14:textId="77777777" w:rsidTr="005B1D7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3FE55D7B" w14:textId="77777777" w:rsidR="00D44208" w:rsidRPr="00813DCE" w:rsidRDefault="00D44208" w:rsidP="005B1D75">
            <w:pPr>
              <w:keepNext/>
              <w:spacing w:after="0" w:line="240" w:lineRule="auto"/>
              <w:rPr>
                <w:rFonts w:ascii="Calibri" w:eastAsia="Times New Roman" w:hAnsi="Calibri" w:cs="Calibri"/>
                <w:color w:val="000000"/>
              </w:rPr>
            </w:pPr>
            <w:r w:rsidRPr="00813DCE">
              <w:rPr>
                <w:rFonts w:ascii="Calibri" w:eastAsia="Times New Roman" w:hAnsi="Calibri" w:cs="Calibri"/>
                <w:color w:val="000000"/>
              </w:rPr>
              <w:t>AAE_ClientService_v11</w:t>
            </w:r>
          </w:p>
        </w:tc>
      </w:tr>
    </w:tbl>
    <w:p w14:paraId="7EE4483A" w14:textId="550C177C" w:rsidR="00D44208" w:rsidRDefault="00D44208" w:rsidP="00D44208">
      <w:pPr>
        <w:pStyle w:val="Caption"/>
        <w:jc w:val="center"/>
      </w:pPr>
      <w:r>
        <w:t xml:space="preserve">Table </w:t>
      </w:r>
      <w:fldSimple w:instr=" SEQ Table \* ARABIC ">
        <w:r w:rsidR="007D71FF">
          <w:rPr>
            <w:noProof/>
          </w:rPr>
          <w:t>13</w:t>
        </w:r>
      </w:fldSimple>
    </w:p>
    <w:p w14:paraId="16B3CFAF" w14:textId="77777777" w:rsidR="00D44208" w:rsidRDefault="00D44208" w:rsidP="00D44208">
      <w:pPr>
        <w:pStyle w:val="Caption"/>
        <w:jc w:val="center"/>
      </w:pPr>
    </w:p>
    <w:tbl>
      <w:tblPr>
        <w:tblStyle w:val="TableGrid"/>
        <w:tblW w:w="0" w:type="auto"/>
        <w:tblLook w:val="04A0" w:firstRow="1" w:lastRow="0" w:firstColumn="1" w:lastColumn="0" w:noHBand="0" w:noVBand="1"/>
      </w:tblPr>
      <w:tblGrid>
        <w:gridCol w:w="4509"/>
        <w:gridCol w:w="4510"/>
      </w:tblGrid>
      <w:tr w:rsidR="00D44208" w14:paraId="6E3F79E7" w14:textId="77777777" w:rsidTr="005B1D75">
        <w:tc>
          <w:tcPr>
            <w:tcW w:w="4509" w:type="dxa"/>
          </w:tcPr>
          <w:p w14:paraId="0B3334BC" w14:textId="77777777" w:rsidR="00D44208" w:rsidRDefault="00D44208" w:rsidP="005B1D75">
            <w:r>
              <w:t>Resource Type</w:t>
            </w:r>
          </w:p>
        </w:tc>
        <w:tc>
          <w:tcPr>
            <w:tcW w:w="4510" w:type="dxa"/>
          </w:tcPr>
          <w:p w14:paraId="467AC0B3" w14:textId="77777777" w:rsidR="00D44208" w:rsidRDefault="00D44208" w:rsidP="005B1D75">
            <w:r>
              <w:t>Services</w:t>
            </w:r>
          </w:p>
        </w:tc>
      </w:tr>
      <w:tr w:rsidR="00D44208" w14:paraId="6B504F37" w14:textId="77777777" w:rsidTr="005B1D75">
        <w:tc>
          <w:tcPr>
            <w:tcW w:w="4509" w:type="dxa"/>
          </w:tcPr>
          <w:p w14:paraId="14347BD2" w14:textId="77777777" w:rsidR="00D44208" w:rsidRDefault="00D44208" w:rsidP="005B1D75">
            <w:r>
              <w:t>Resource Name</w:t>
            </w:r>
          </w:p>
        </w:tc>
        <w:tc>
          <w:tcPr>
            <w:tcW w:w="4510" w:type="dxa"/>
          </w:tcPr>
          <w:p w14:paraId="3C7EE628" w14:textId="118A892E" w:rsidR="00D44208" w:rsidRDefault="00D44208" w:rsidP="005B1D75">
            <w:r>
              <w:t xml:space="preserve">&lt;&lt;Each </w:t>
            </w:r>
            <w:r w:rsidR="00975B7F">
              <w:t xml:space="preserve">Attended </w:t>
            </w:r>
            <w:r>
              <w:t>Bot Runner Service Name&gt;&gt;</w:t>
            </w:r>
          </w:p>
        </w:tc>
      </w:tr>
      <w:tr w:rsidR="00D44208" w14:paraId="17EC84AD" w14:textId="77777777" w:rsidTr="005B1D75">
        <w:tc>
          <w:tcPr>
            <w:tcW w:w="4509" w:type="dxa"/>
          </w:tcPr>
          <w:p w14:paraId="02FBE426" w14:textId="77777777" w:rsidR="00D44208" w:rsidRDefault="00D44208" w:rsidP="005B1D75">
            <w:r>
              <w:t>Number of Resources</w:t>
            </w:r>
          </w:p>
        </w:tc>
        <w:tc>
          <w:tcPr>
            <w:tcW w:w="4510" w:type="dxa"/>
          </w:tcPr>
          <w:p w14:paraId="146C4054" w14:textId="77777777" w:rsidR="00D44208" w:rsidRPr="006B1008" w:rsidRDefault="00D44208" w:rsidP="005B1D75">
            <w:r>
              <w:t>3</w:t>
            </w:r>
          </w:p>
        </w:tc>
      </w:tr>
      <w:tr w:rsidR="00D44208" w14:paraId="123B1B9A" w14:textId="77777777" w:rsidTr="005B1D75">
        <w:tc>
          <w:tcPr>
            <w:tcW w:w="4509" w:type="dxa"/>
          </w:tcPr>
          <w:p w14:paraId="67AAA721" w14:textId="77777777" w:rsidR="00D44208" w:rsidRDefault="00D44208" w:rsidP="005B1D75">
            <w:r>
              <w:t>Metric Name</w:t>
            </w:r>
          </w:p>
        </w:tc>
        <w:tc>
          <w:tcPr>
            <w:tcW w:w="4510" w:type="dxa"/>
          </w:tcPr>
          <w:p w14:paraId="18DA855E" w14:textId="77777777" w:rsidR="00D44208" w:rsidRDefault="00D44208" w:rsidP="005B1D75">
            <w:r w:rsidRPr="00BA11AD">
              <w:t>Service Status</w:t>
            </w:r>
          </w:p>
        </w:tc>
      </w:tr>
      <w:tr w:rsidR="00D44208" w14:paraId="7AE1D35C" w14:textId="77777777" w:rsidTr="005B1D75">
        <w:tc>
          <w:tcPr>
            <w:tcW w:w="4509" w:type="dxa"/>
          </w:tcPr>
          <w:p w14:paraId="009E9C1F" w14:textId="77777777" w:rsidR="00D44208" w:rsidRDefault="00D44208" w:rsidP="005B1D75">
            <w:r>
              <w:t>Monitoring Plan</w:t>
            </w:r>
          </w:p>
        </w:tc>
        <w:tc>
          <w:tcPr>
            <w:tcW w:w="4510" w:type="dxa"/>
          </w:tcPr>
          <w:p w14:paraId="5FD7F513" w14:textId="77777777" w:rsidR="00D44208" w:rsidRDefault="00D44208" w:rsidP="005B1D75">
            <w:r>
              <w:t xml:space="preserve">Client </w:t>
            </w:r>
            <w:r w:rsidRPr="00BA11AD">
              <w:t>Service Status</w:t>
            </w:r>
            <w:r>
              <w:t xml:space="preserve"> Check</w:t>
            </w:r>
          </w:p>
        </w:tc>
      </w:tr>
      <w:tr w:rsidR="00D44208" w14:paraId="76808D05" w14:textId="77777777" w:rsidTr="005B1D75">
        <w:tc>
          <w:tcPr>
            <w:tcW w:w="4509" w:type="dxa"/>
          </w:tcPr>
          <w:p w14:paraId="44766695" w14:textId="77777777" w:rsidR="00D44208" w:rsidRDefault="00D44208" w:rsidP="005B1D75">
            <w:r>
              <w:t>Remediation Plan</w:t>
            </w:r>
          </w:p>
        </w:tc>
        <w:tc>
          <w:tcPr>
            <w:tcW w:w="4510" w:type="dxa"/>
          </w:tcPr>
          <w:p w14:paraId="0D4A4D34" w14:textId="77777777" w:rsidR="00D44208" w:rsidRDefault="00D44208" w:rsidP="005B1D75">
            <w:pPr>
              <w:keepNext/>
            </w:pPr>
            <w:r>
              <w:t>Start Service</w:t>
            </w:r>
          </w:p>
        </w:tc>
      </w:tr>
    </w:tbl>
    <w:p w14:paraId="3CAEDD72" w14:textId="584A3026" w:rsidR="00D44208" w:rsidRPr="008B62F1" w:rsidRDefault="00D44208" w:rsidP="00D44208">
      <w:pPr>
        <w:pStyle w:val="Caption"/>
        <w:jc w:val="center"/>
      </w:pPr>
      <w:r>
        <w:t xml:space="preserve">Table </w:t>
      </w:r>
      <w:fldSimple w:instr=" SEQ Table \* ARABIC ">
        <w:r w:rsidR="007D71FF">
          <w:rPr>
            <w:noProof/>
          </w:rPr>
          <w:t>14</w:t>
        </w:r>
      </w:fldSimple>
    </w:p>
    <w:p w14:paraId="4907050A" w14:textId="77482D7F" w:rsidR="00813DCE" w:rsidRDefault="00813DCE" w:rsidP="00813DCE"/>
    <w:p w14:paraId="398F26D6" w14:textId="031349D9" w:rsidR="000F051B" w:rsidRDefault="00D81B68" w:rsidP="000F051B">
      <w:pPr>
        <w:pStyle w:val="ListParagraph"/>
        <w:numPr>
          <w:ilvl w:val="0"/>
          <w:numId w:val="17"/>
        </w:numPr>
      </w:pPr>
      <w:r>
        <w:t xml:space="preserve">Sample </w:t>
      </w:r>
      <w:r w:rsidR="000F051B">
        <w:t xml:space="preserve">Bot Creator Resource details </w:t>
      </w:r>
      <w:r>
        <w:t xml:space="preserve">are mentioned in the </w:t>
      </w:r>
      <w:r w:rsidR="000F051B">
        <w:t xml:space="preserve">Table 15, and its child details </w:t>
      </w:r>
      <w:r w:rsidR="00690950">
        <w:t xml:space="preserve">are mentioned in the </w:t>
      </w:r>
      <w:r w:rsidR="000F051B">
        <w:t>Table 16,17</w:t>
      </w:r>
    </w:p>
    <w:tbl>
      <w:tblPr>
        <w:tblStyle w:val="TableGrid"/>
        <w:tblW w:w="0" w:type="auto"/>
        <w:tblLook w:val="04A0" w:firstRow="1" w:lastRow="0" w:firstColumn="1" w:lastColumn="0" w:noHBand="0" w:noVBand="1"/>
      </w:tblPr>
      <w:tblGrid>
        <w:gridCol w:w="4509"/>
        <w:gridCol w:w="4510"/>
      </w:tblGrid>
      <w:tr w:rsidR="000F051B" w14:paraId="2901DE9A" w14:textId="77777777" w:rsidTr="005B1D75">
        <w:tc>
          <w:tcPr>
            <w:tcW w:w="4509" w:type="dxa"/>
          </w:tcPr>
          <w:p w14:paraId="43D1C14D" w14:textId="77777777" w:rsidR="000F051B" w:rsidRDefault="000F051B" w:rsidP="005B1D75">
            <w:r>
              <w:t>Resource Type</w:t>
            </w:r>
          </w:p>
        </w:tc>
        <w:tc>
          <w:tcPr>
            <w:tcW w:w="4510" w:type="dxa"/>
          </w:tcPr>
          <w:p w14:paraId="60F16D7A" w14:textId="2271EAE9" w:rsidR="000F051B" w:rsidRDefault="00FE78C1" w:rsidP="005B1D75">
            <w:r>
              <w:t>Bot Creator</w:t>
            </w:r>
          </w:p>
        </w:tc>
      </w:tr>
      <w:tr w:rsidR="000F051B" w14:paraId="44391B4F" w14:textId="77777777" w:rsidTr="005B1D75">
        <w:tc>
          <w:tcPr>
            <w:tcW w:w="4509" w:type="dxa"/>
          </w:tcPr>
          <w:p w14:paraId="47C58865" w14:textId="77777777" w:rsidR="000F051B" w:rsidRDefault="000F051B" w:rsidP="005B1D75">
            <w:r>
              <w:t>Resource Name</w:t>
            </w:r>
          </w:p>
        </w:tc>
        <w:tc>
          <w:tcPr>
            <w:tcW w:w="4510" w:type="dxa"/>
          </w:tcPr>
          <w:p w14:paraId="000E6B5A" w14:textId="48B10F2C" w:rsidR="000F051B" w:rsidRDefault="000F051B" w:rsidP="005B1D75">
            <w:r>
              <w:t>VM00000</w:t>
            </w:r>
            <w:r w:rsidR="00FE78C1">
              <w:t>5</w:t>
            </w:r>
          </w:p>
        </w:tc>
      </w:tr>
      <w:tr w:rsidR="000F051B" w14:paraId="68BED0C5" w14:textId="77777777" w:rsidTr="005B1D75">
        <w:tc>
          <w:tcPr>
            <w:tcW w:w="4509" w:type="dxa"/>
          </w:tcPr>
          <w:p w14:paraId="5DD987B5" w14:textId="77777777" w:rsidR="000F051B" w:rsidRDefault="000F051B" w:rsidP="005B1D75">
            <w:r>
              <w:lastRenderedPageBreak/>
              <w:t>Number of Resources</w:t>
            </w:r>
          </w:p>
        </w:tc>
        <w:tc>
          <w:tcPr>
            <w:tcW w:w="4510" w:type="dxa"/>
          </w:tcPr>
          <w:p w14:paraId="7D380257" w14:textId="21051565" w:rsidR="000F051B" w:rsidRPr="006B1008" w:rsidRDefault="000F051B" w:rsidP="005B1D75">
            <w:r>
              <w:t xml:space="preserve">N (We can have “N” of Bot </w:t>
            </w:r>
            <w:r w:rsidR="00FE78C1">
              <w:t>Creator</w:t>
            </w:r>
            <w:r>
              <w:t xml:space="preserve"> attach to the Control Tower, dependence upon the AA license)</w:t>
            </w:r>
          </w:p>
        </w:tc>
      </w:tr>
      <w:tr w:rsidR="000F051B" w14:paraId="3D0FF9DF" w14:textId="77777777" w:rsidTr="005B1D75">
        <w:tc>
          <w:tcPr>
            <w:tcW w:w="4509" w:type="dxa"/>
          </w:tcPr>
          <w:p w14:paraId="7B5BF77F" w14:textId="77777777" w:rsidR="000F051B" w:rsidRDefault="000F051B" w:rsidP="005B1D75">
            <w:r>
              <w:t>Metric Name</w:t>
            </w:r>
          </w:p>
        </w:tc>
        <w:tc>
          <w:tcPr>
            <w:tcW w:w="4510" w:type="dxa"/>
          </w:tcPr>
          <w:p w14:paraId="1232AC7D" w14:textId="77777777" w:rsidR="000F051B" w:rsidRDefault="000F051B" w:rsidP="005B1D75">
            <w:r w:rsidRPr="006B1008">
              <w:t>Server Status</w:t>
            </w:r>
          </w:p>
        </w:tc>
      </w:tr>
      <w:tr w:rsidR="000F051B" w14:paraId="47B5D296" w14:textId="77777777" w:rsidTr="005B1D75">
        <w:tc>
          <w:tcPr>
            <w:tcW w:w="4509" w:type="dxa"/>
          </w:tcPr>
          <w:p w14:paraId="28F1BE46" w14:textId="77777777" w:rsidR="000F051B" w:rsidRDefault="000F051B" w:rsidP="005B1D75">
            <w:r>
              <w:t>Monitoring Plan</w:t>
            </w:r>
          </w:p>
        </w:tc>
        <w:tc>
          <w:tcPr>
            <w:tcW w:w="4510" w:type="dxa"/>
          </w:tcPr>
          <w:p w14:paraId="5D1D4A3C" w14:textId="7C073E2C" w:rsidR="000F051B" w:rsidRDefault="000F051B" w:rsidP="005B1D75">
            <w:r>
              <w:t xml:space="preserve">Bot </w:t>
            </w:r>
            <w:r w:rsidR="00FE78C1">
              <w:t>Creator</w:t>
            </w:r>
            <w:r>
              <w:t xml:space="preserve"> Sta</w:t>
            </w:r>
            <w:r w:rsidR="00FE78C1">
              <w:t>rt</w:t>
            </w:r>
          </w:p>
        </w:tc>
      </w:tr>
      <w:tr w:rsidR="000F051B" w14:paraId="255E874F" w14:textId="77777777" w:rsidTr="005B1D75">
        <w:tc>
          <w:tcPr>
            <w:tcW w:w="4509" w:type="dxa"/>
          </w:tcPr>
          <w:p w14:paraId="255CA8D3" w14:textId="77777777" w:rsidR="000F051B" w:rsidRDefault="000F051B" w:rsidP="005B1D75">
            <w:r>
              <w:t>Remediation Plan</w:t>
            </w:r>
          </w:p>
        </w:tc>
        <w:tc>
          <w:tcPr>
            <w:tcW w:w="4510" w:type="dxa"/>
          </w:tcPr>
          <w:p w14:paraId="6EC56271" w14:textId="77777777" w:rsidR="000F051B" w:rsidRDefault="000F051B" w:rsidP="005B1D75">
            <w:r>
              <w:t>Server Up Status Check</w:t>
            </w:r>
          </w:p>
        </w:tc>
      </w:tr>
      <w:tr w:rsidR="000F051B" w14:paraId="3159F67D" w14:textId="77777777" w:rsidTr="005B1D75">
        <w:tc>
          <w:tcPr>
            <w:tcW w:w="4509" w:type="dxa"/>
          </w:tcPr>
          <w:p w14:paraId="367997B9" w14:textId="77777777" w:rsidR="000F051B" w:rsidRDefault="000F051B" w:rsidP="005B1D75">
            <w:r>
              <w:t>Child Resource Type</w:t>
            </w:r>
          </w:p>
        </w:tc>
        <w:tc>
          <w:tcPr>
            <w:tcW w:w="4510" w:type="dxa"/>
          </w:tcPr>
          <w:p w14:paraId="71BE6C9F" w14:textId="77777777" w:rsidR="000F051B" w:rsidRDefault="000F051B" w:rsidP="005B1D75">
            <w:pPr>
              <w:keepNext/>
            </w:pPr>
            <w:r>
              <w:t>Services</w:t>
            </w:r>
          </w:p>
        </w:tc>
      </w:tr>
    </w:tbl>
    <w:p w14:paraId="6351F472" w14:textId="4EA54F89" w:rsidR="000F051B" w:rsidRDefault="000F051B" w:rsidP="000F051B">
      <w:pPr>
        <w:pStyle w:val="Caption"/>
        <w:jc w:val="center"/>
      </w:pPr>
      <w:r>
        <w:t xml:space="preserve">Table </w:t>
      </w:r>
      <w:fldSimple w:instr=" SEQ Table \* ARABIC ">
        <w:r w:rsidR="007D71FF">
          <w:rPr>
            <w:noProof/>
          </w:rPr>
          <w:t>15</w:t>
        </w:r>
      </w:fldSimple>
    </w:p>
    <w:p w14:paraId="5A1BADDA" w14:textId="4704514C" w:rsidR="000F051B" w:rsidRDefault="000F051B" w:rsidP="000F051B">
      <w:pPr>
        <w:pStyle w:val="ListParagraph"/>
        <w:numPr>
          <w:ilvl w:val="0"/>
          <w:numId w:val="17"/>
        </w:numPr>
      </w:pPr>
      <w:r>
        <w:t xml:space="preserve">There are 3 Bot </w:t>
      </w:r>
      <w:r w:rsidR="00FE78C1">
        <w:t>Creator</w:t>
      </w:r>
      <w:r>
        <w:t xml:space="preserve"> services are available and details </w:t>
      </w:r>
      <w:r w:rsidR="00B061EA">
        <w:t xml:space="preserve">are </w:t>
      </w:r>
      <w:r>
        <w:t xml:space="preserve">given below </w:t>
      </w:r>
      <w:r w:rsidR="004C0E99">
        <w:t xml:space="preserve">in </w:t>
      </w:r>
      <w:r>
        <w:t xml:space="preserve">Table </w:t>
      </w:r>
      <w:r w:rsidR="004C0E99">
        <w:t>1</w:t>
      </w:r>
      <w:r>
        <w:t xml:space="preserve">6 </w:t>
      </w:r>
    </w:p>
    <w:tbl>
      <w:tblPr>
        <w:tblW w:w="2680" w:type="dxa"/>
        <w:tblInd w:w="3415" w:type="dxa"/>
        <w:tblLook w:val="04A0" w:firstRow="1" w:lastRow="0" w:firstColumn="1" w:lastColumn="0" w:noHBand="0" w:noVBand="1"/>
      </w:tblPr>
      <w:tblGrid>
        <w:gridCol w:w="2680"/>
      </w:tblGrid>
      <w:tr w:rsidR="000F051B" w:rsidRPr="00813DCE" w14:paraId="7F55FF17"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E9685F" w14:textId="02A5D11E" w:rsidR="000F051B" w:rsidRPr="00813DCE" w:rsidRDefault="00FE78C1" w:rsidP="005B1D7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Bot Creator</w:t>
            </w:r>
            <w:r w:rsidR="000F051B" w:rsidRPr="00813DCE">
              <w:rPr>
                <w:rFonts w:ascii="Calibri" w:eastAsia="Times New Roman" w:hAnsi="Calibri" w:cs="Calibri"/>
                <w:b/>
                <w:bCs/>
                <w:color w:val="000000"/>
              </w:rPr>
              <w:t xml:space="preserve"> Services</w:t>
            </w:r>
          </w:p>
        </w:tc>
      </w:tr>
      <w:tr w:rsidR="000F051B" w:rsidRPr="00813DCE" w14:paraId="1AC155D6"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81BDB" w14:textId="77777777" w:rsidR="000F051B" w:rsidRPr="00813DCE" w:rsidRDefault="000F051B" w:rsidP="005B1D75">
            <w:pPr>
              <w:spacing w:after="0" w:line="240" w:lineRule="auto"/>
              <w:rPr>
                <w:rFonts w:ascii="Calibri" w:eastAsia="Times New Roman" w:hAnsi="Calibri" w:cs="Calibri"/>
                <w:color w:val="000000"/>
              </w:rPr>
            </w:pPr>
            <w:r w:rsidRPr="00813DCE">
              <w:rPr>
                <w:rFonts w:ascii="Calibri" w:eastAsia="Times New Roman" w:hAnsi="Calibri" w:cs="Calibri"/>
                <w:color w:val="000000"/>
              </w:rPr>
              <w:t>AAE_AutoLoginService_v11</w:t>
            </w:r>
          </w:p>
        </w:tc>
      </w:tr>
      <w:tr w:rsidR="000F051B" w:rsidRPr="00813DCE" w14:paraId="48FB1A51" w14:textId="77777777" w:rsidTr="005B1D7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606ABD7" w14:textId="77777777" w:rsidR="000F051B" w:rsidRPr="00813DCE" w:rsidRDefault="000F051B" w:rsidP="005B1D75">
            <w:pPr>
              <w:spacing w:after="0" w:line="240" w:lineRule="auto"/>
              <w:rPr>
                <w:rFonts w:ascii="Calibri" w:eastAsia="Times New Roman" w:hAnsi="Calibri" w:cs="Calibri"/>
                <w:color w:val="000000"/>
              </w:rPr>
            </w:pPr>
            <w:r w:rsidRPr="00813DCE">
              <w:rPr>
                <w:rFonts w:ascii="Calibri" w:eastAsia="Times New Roman" w:hAnsi="Calibri" w:cs="Calibri"/>
                <w:color w:val="000000"/>
              </w:rPr>
              <w:t>AAE_SchedulerService_v11</w:t>
            </w:r>
          </w:p>
        </w:tc>
      </w:tr>
      <w:tr w:rsidR="000F051B" w:rsidRPr="00813DCE" w14:paraId="3DADB9E7" w14:textId="77777777" w:rsidTr="005B1D7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42D6CA4" w14:textId="77777777" w:rsidR="000F051B" w:rsidRPr="00813DCE" w:rsidRDefault="000F051B" w:rsidP="005B1D75">
            <w:pPr>
              <w:keepNext/>
              <w:spacing w:after="0" w:line="240" w:lineRule="auto"/>
              <w:rPr>
                <w:rFonts w:ascii="Calibri" w:eastAsia="Times New Roman" w:hAnsi="Calibri" w:cs="Calibri"/>
                <w:color w:val="000000"/>
              </w:rPr>
            </w:pPr>
            <w:r w:rsidRPr="00813DCE">
              <w:rPr>
                <w:rFonts w:ascii="Calibri" w:eastAsia="Times New Roman" w:hAnsi="Calibri" w:cs="Calibri"/>
                <w:color w:val="000000"/>
              </w:rPr>
              <w:t>AAE_ClientService_v11</w:t>
            </w:r>
          </w:p>
        </w:tc>
      </w:tr>
    </w:tbl>
    <w:p w14:paraId="4CC1A317" w14:textId="03E2F4F5" w:rsidR="000F051B" w:rsidRDefault="000F051B" w:rsidP="000F051B">
      <w:pPr>
        <w:pStyle w:val="Caption"/>
        <w:jc w:val="center"/>
      </w:pPr>
      <w:r>
        <w:t xml:space="preserve">Table </w:t>
      </w:r>
      <w:fldSimple w:instr=" SEQ Table \* ARABIC ">
        <w:r w:rsidR="007D71FF">
          <w:rPr>
            <w:noProof/>
          </w:rPr>
          <w:t>16</w:t>
        </w:r>
      </w:fldSimple>
    </w:p>
    <w:p w14:paraId="3B9A90D5" w14:textId="77777777" w:rsidR="000F051B" w:rsidRDefault="000F051B" w:rsidP="000F051B">
      <w:pPr>
        <w:pStyle w:val="Caption"/>
        <w:jc w:val="center"/>
      </w:pPr>
    </w:p>
    <w:tbl>
      <w:tblPr>
        <w:tblStyle w:val="TableGrid"/>
        <w:tblW w:w="0" w:type="auto"/>
        <w:tblLook w:val="04A0" w:firstRow="1" w:lastRow="0" w:firstColumn="1" w:lastColumn="0" w:noHBand="0" w:noVBand="1"/>
      </w:tblPr>
      <w:tblGrid>
        <w:gridCol w:w="4509"/>
        <w:gridCol w:w="4510"/>
      </w:tblGrid>
      <w:tr w:rsidR="000F051B" w14:paraId="0927E07C" w14:textId="77777777" w:rsidTr="005B1D75">
        <w:tc>
          <w:tcPr>
            <w:tcW w:w="4509" w:type="dxa"/>
          </w:tcPr>
          <w:p w14:paraId="33B30F4D" w14:textId="77777777" w:rsidR="000F051B" w:rsidRDefault="000F051B" w:rsidP="005B1D75">
            <w:r>
              <w:t>Resource Type</w:t>
            </w:r>
          </w:p>
        </w:tc>
        <w:tc>
          <w:tcPr>
            <w:tcW w:w="4510" w:type="dxa"/>
          </w:tcPr>
          <w:p w14:paraId="775EC13B" w14:textId="77777777" w:rsidR="000F051B" w:rsidRDefault="000F051B" w:rsidP="005B1D75">
            <w:r>
              <w:t>Services</w:t>
            </w:r>
          </w:p>
        </w:tc>
      </w:tr>
      <w:tr w:rsidR="000F051B" w14:paraId="66C9E805" w14:textId="77777777" w:rsidTr="005B1D75">
        <w:tc>
          <w:tcPr>
            <w:tcW w:w="4509" w:type="dxa"/>
          </w:tcPr>
          <w:p w14:paraId="59DBA5D3" w14:textId="77777777" w:rsidR="000F051B" w:rsidRDefault="000F051B" w:rsidP="005B1D75">
            <w:r>
              <w:t>Resource Name</w:t>
            </w:r>
          </w:p>
        </w:tc>
        <w:tc>
          <w:tcPr>
            <w:tcW w:w="4510" w:type="dxa"/>
          </w:tcPr>
          <w:p w14:paraId="5A757302" w14:textId="03F7E006" w:rsidR="000F051B" w:rsidRDefault="000F051B" w:rsidP="005B1D75">
            <w:r>
              <w:t xml:space="preserve">&lt;&lt;Each </w:t>
            </w:r>
            <w:r w:rsidR="00DE210E">
              <w:t>Bot Creator</w:t>
            </w:r>
            <w:r>
              <w:t xml:space="preserve"> Service Name&gt;&gt;</w:t>
            </w:r>
          </w:p>
        </w:tc>
      </w:tr>
      <w:tr w:rsidR="000F051B" w14:paraId="402BF881" w14:textId="77777777" w:rsidTr="005B1D75">
        <w:tc>
          <w:tcPr>
            <w:tcW w:w="4509" w:type="dxa"/>
          </w:tcPr>
          <w:p w14:paraId="6AD6EEEA" w14:textId="77777777" w:rsidR="000F051B" w:rsidRDefault="000F051B" w:rsidP="005B1D75">
            <w:r>
              <w:t>Number of Resources</w:t>
            </w:r>
          </w:p>
        </w:tc>
        <w:tc>
          <w:tcPr>
            <w:tcW w:w="4510" w:type="dxa"/>
          </w:tcPr>
          <w:p w14:paraId="529884D0" w14:textId="77777777" w:rsidR="000F051B" w:rsidRPr="006B1008" w:rsidRDefault="000F051B" w:rsidP="005B1D75">
            <w:r>
              <w:t>3</w:t>
            </w:r>
          </w:p>
        </w:tc>
      </w:tr>
      <w:tr w:rsidR="000F051B" w14:paraId="2E32D041" w14:textId="77777777" w:rsidTr="005B1D75">
        <w:tc>
          <w:tcPr>
            <w:tcW w:w="4509" w:type="dxa"/>
          </w:tcPr>
          <w:p w14:paraId="71E937A4" w14:textId="77777777" w:rsidR="000F051B" w:rsidRDefault="000F051B" w:rsidP="005B1D75">
            <w:r>
              <w:t>Metric Name</w:t>
            </w:r>
          </w:p>
        </w:tc>
        <w:tc>
          <w:tcPr>
            <w:tcW w:w="4510" w:type="dxa"/>
          </w:tcPr>
          <w:p w14:paraId="1B08730F" w14:textId="77777777" w:rsidR="000F051B" w:rsidRDefault="000F051B" w:rsidP="005B1D75">
            <w:r w:rsidRPr="00BA11AD">
              <w:t>Service Status</w:t>
            </w:r>
          </w:p>
        </w:tc>
      </w:tr>
      <w:tr w:rsidR="000F051B" w14:paraId="0F9861BB" w14:textId="77777777" w:rsidTr="005B1D75">
        <w:tc>
          <w:tcPr>
            <w:tcW w:w="4509" w:type="dxa"/>
          </w:tcPr>
          <w:p w14:paraId="6E6C243A" w14:textId="77777777" w:rsidR="000F051B" w:rsidRDefault="000F051B" w:rsidP="005B1D75">
            <w:r>
              <w:t>Monitoring Plan</w:t>
            </w:r>
          </w:p>
        </w:tc>
        <w:tc>
          <w:tcPr>
            <w:tcW w:w="4510" w:type="dxa"/>
          </w:tcPr>
          <w:p w14:paraId="45B6C460" w14:textId="77777777" w:rsidR="000F051B" w:rsidRDefault="000F051B" w:rsidP="005B1D75">
            <w:r>
              <w:t xml:space="preserve">Client </w:t>
            </w:r>
            <w:r w:rsidRPr="00BA11AD">
              <w:t>Service Status</w:t>
            </w:r>
            <w:r>
              <w:t xml:space="preserve"> Check</w:t>
            </w:r>
          </w:p>
        </w:tc>
      </w:tr>
      <w:tr w:rsidR="000F051B" w14:paraId="236CBEA0" w14:textId="77777777" w:rsidTr="005B1D75">
        <w:tc>
          <w:tcPr>
            <w:tcW w:w="4509" w:type="dxa"/>
          </w:tcPr>
          <w:p w14:paraId="63EA0804" w14:textId="77777777" w:rsidR="000F051B" w:rsidRDefault="000F051B" w:rsidP="005B1D75">
            <w:r>
              <w:t>Remediation Plan</w:t>
            </w:r>
          </w:p>
        </w:tc>
        <w:tc>
          <w:tcPr>
            <w:tcW w:w="4510" w:type="dxa"/>
          </w:tcPr>
          <w:p w14:paraId="24426D6D" w14:textId="77777777" w:rsidR="000F051B" w:rsidRDefault="000F051B" w:rsidP="005B1D75">
            <w:pPr>
              <w:keepNext/>
            </w:pPr>
            <w:r>
              <w:t>Start Service</w:t>
            </w:r>
          </w:p>
        </w:tc>
      </w:tr>
    </w:tbl>
    <w:p w14:paraId="1DD9B34E" w14:textId="7370E40E" w:rsidR="000F051B" w:rsidRDefault="000F051B" w:rsidP="000F051B">
      <w:pPr>
        <w:pStyle w:val="Caption"/>
        <w:jc w:val="center"/>
      </w:pPr>
      <w:r>
        <w:t xml:space="preserve">Table </w:t>
      </w:r>
      <w:fldSimple w:instr=" SEQ Table \* ARABIC ">
        <w:r w:rsidR="007D71FF">
          <w:rPr>
            <w:noProof/>
          </w:rPr>
          <w:t>17</w:t>
        </w:r>
      </w:fldSimple>
    </w:p>
    <w:p w14:paraId="30639D9E" w14:textId="78A27290" w:rsidR="001B2CE0" w:rsidRDefault="001B2CE0" w:rsidP="001B2CE0"/>
    <w:p w14:paraId="4B8C0937" w14:textId="413F871A" w:rsidR="001B2CE0" w:rsidRDefault="00D43263" w:rsidP="001B2CE0">
      <w:pPr>
        <w:pStyle w:val="ListParagraph"/>
        <w:numPr>
          <w:ilvl w:val="0"/>
          <w:numId w:val="17"/>
        </w:numPr>
      </w:pPr>
      <w:r>
        <w:t xml:space="preserve">Sample </w:t>
      </w:r>
      <w:r w:rsidR="001B2CE0">
        <w:t xml:space="preserve">Database Server Resource details </w:t>
      </w:r>
      <w:r>
        <w:t xml:space="preserve">are mentioned in the </w:t>
      </w:r>
      <w:r w:rsidR="001B2CE0">
        <w:t xml:space="preserve">Table 18, and its child details </w:t>
      </w:r>
      <w:r>
        <w:t xml:space="preserve">are mentioned in the </w:t>
      </w:r>
      <w:r w:rsidR="001B2CE0">
        <w:t>Table 19,20</w:t>
      </w:r>
    </w:p>
    <w:tbl>
      <w:tblPr>
        <w:tblStyle w:val="TableGrid"/>
        <w:tblW w:w="0" w:type="auto"/>
        <w:tblLook w:val="04A0" w:firstRow="1" w:lastRow="0" w:firstColumn="1" w:lastColumn="0" w:noHBand="0" w:noVBand="1"/>
      </w:tblPr>
      <w:tblGrid>
        <w:gridCol w:w="4509"/>
        <w:gridCol w:w="4510"/>
      </w:tblGrid>
      <w:tr w:rsidR="001B2CE0" w14:paraId="7CA76AEE" w14:textId="77777777" w:rsidTr="005B1D75">
        <w:tc>
          <w:tcPr>
            <w:tcW w:w="4509" w:type="dxa"/>
          </w:tcPr>
          <w:p w14:paraId="564A643D" w14:textId="77777777" w:rsidR="001B2CE0" w:rsidRDefault="001B2CE0" w:rsidP="005B1D75">
            <w:r>
              <w:t>Resource Type</w:t>
            </w:r>
          </w:p>
        </w:tc>
        <w:tc>
          <w:tcPr>
            <w:tcW w:w="4510" w:type="dxa"/>
          </w:tcPr>
          <w:p w14:paraId="7EF44927" w14:textId="7683D724" w:rsidR="001B2CE0" w:rsidRDefault="001B2CE0" w:rsidP="005B1D75">
            <w:r>
              <w:t>DB Server</w:t>
            </w:r>
          </w:p>
        </w:tc>
      </w:tr>
      <w:tr w:rsidR="001B2CE0" w14:paraId="44A8DB07" w14:textId="77777777" w:rsidTr="005B1D75">
        <w:tc>
          <w:tcPr>
            <w:tcW w:w="4509" w:type="dxa"/>
          </w:tcPr>
          <w:p w14:paraId="3DBE1FC7" w14:textId="77777777" w:rsidR="001B2CE0" w:rsidRDefault="001B2CE0" w:rsidP="005B1D75">
            <w:r>
              <w:t>Resource Name</w:t>
            </w:r>
          </w:p>
        </w:tc>
        <w:tc>
          <w:tcPr>
            <w:tcW w:w="4510" w:type="dxa"/>
          </w:tcPr>
          <w:p w14:paraId="41D5DDC0" w14:textId="79730B59" w:rsidR="001B2CE0" w:rsidRDefault="001B2CE0" w:rsidP="005B1D75">
            <w:r>
              <w:t>VM000001</w:t>
            </w:r>
          </w:p>
        </w:tc>
      </w:tr>
      <w:tr w:rsidR="001B2CE0" w14:paraId="16B009DA" w14:textId="77777777" w:rsidTr="005B1D75">
        <w:tc>
          <w:tcPr>
            <w:tcW w:w="4509" w:type="dxa"/>
          </w:tcPr>
          <w:p w14:paraId="1CE771F0" w14:textId="77777777" w:rsidR="001B2CE0" w:rsidRDefault="001B2CE0" w:rsidP="005B1D75">
            <w:r>
              <w:t>Number of Resources</w:t>
            </w:r>
          </w:p>
        </w:tc>
        <w:tc>
          <w:tcPr>
            <w:tcW w:w="4510" w:type="dxa"/>
          </w:tcPr>
          <w:p w14:paraId="760AC838" w14:textId="0993B6D7" w:rsidR="001B2CE0" w:rsidRPr="006B1008" w:rsidRDefault="001B2CE0" w:rsidP="005B1D75">
            <w:r>
              <w:t>1</w:t>
            </w:r>
          </w:p>
        </w:tc>
      </w:tr>
      <w:tr w:rsidR="001B2CE0" w14:paraId="3059FD14" w14:textId="77777777" w:rsidTr="005B1D75">
        <w:tc>
          <w:tcPr>
            <w:tcW w:w="4509" w:type="dxa"/>
          </w:tcPr>
          <w:p w14:paraId="7A76AD42" w14:textId="77777777" w:rsidR="001B2CE0" w:rsidRDefault="001B2CE0" w:rsidP="005B1D75">
            <w:r>
              <w:t>Metric Name</w:t>
            </w:r>
          </w:p>
        </w:tc>
        <w:tc>
          <w:tcPr>
            <w:tcW w:w="4510" w:type="dxa"/>
          </w:tcPr>
          <w:p w14:paraId="35E1BE9A" w14:textId="77777777" w:rsidR="001B2CE0" w:rsidRDefault="001B2CE0" w:rsidP="005B1D75">
            <w:r w:rsidRPr="006B1008">
              <w:t>Server Status</w:t>
            </w:r>
          </w:p>
        </w:tc>
      </w:tr>
      <w:tr w:rsidR="001B2CE0" w14:paraId="0205DFAC" w14:textId="77777777" w:rsidTr="005B1D75">
        <w:tc>
          <w:tcPr>
            <w:tcW w:w="4509" w:type="dxa"/>
          </w:tcPr>
          <w:p w14:paraId="074EA7A9" w14:textId="77777777" w:rsidR="001B2CE0" w:rsidRDefault="001B2CE0" w:rsidP="005B1D75">
            <w:r>
              <w:t>Monitoring Plan</w:t>
            </w:r>
          </w:p>
        </w:tc>
        <w:tc>
          <w:tcPr>
            <w:tcW w:w="4510" w:type="dxa"/>
          </w:tcPr>
          <w:p w14:paraId="6F82A521" w14:textId="18B1B748" w:rsidR="001B2CE0" w:rsidRDefault="001B2CE0" w:rsidP="005B1D75">
            <w:r>
              <w:t xml:space="preserve">DB Server Status Check </w:t>
            </w:r>
          </w:p>
        </w:tc>
      </w:tr>
      <w:tr w:rsidR="001B2CE0" w14:paraId="6C295107" w14:textId="77777777" w:rsidTr="005B1D75">
        <w:tc>
          <w:tcPr>
            <w:tcW w:w="4509" w:type="dxa"/>
          </w:tcPr>
          <w:p w14:paraId="3662868D" w14:textId="77777777" w:rsidR="001B2CE0" w:rsidRDefault="001B2CE0" w:rsidP="005B1D75">
            <w:r>
              <w:lastRenderedPageBreak/>
              <w:t>Remediation Plan</w:t>
            </w:r>
          </w:p>
        </w:tc>
        <w:tc>
          <w:tcPr>
            <w:tcW w:w="4510" w:type="dxa"/>
          </w:tcPr>
          <w:p w14:paraId="7CD0AA7C" w14:textId="77777777" w:rsidR="001B2CE0" w:rsidRDefault="001B2CE0" w:rsidP="005B1D75">
            <w:r>
              <w:t>Server Up Status Check</w:t>
            </w:r>
          </w:p>
        </w:tc>
      </w:tr>
      <w:tr w:rsidR="001B2CE0" w14:paraId="172ACEE5" w14:textId="77777777" w:rsidTr="005B1D75">
        <w:tc>
          <w:tcPr>
            <w:tcW w:w="4509" w:type="dxa"/>
          </w:tcPr>
          <w:p w14:paraId="08166EA9" w14:textId="77777777" w:rsidR="001B2CE0" w:rsidRDefault="001B2CE0" w:rsidP="005B1D75">
            <w:r>
              <w:t>Child Resource Type</w:t>
            </w:r>
          </w:p>
        </w:tc>
        <w:tc>
          <w:tcPr>
            <w:tcW w:w="4510" w:type="dxa"/>
          </w:tcPr>
          <w:p w14:paraId="5F9FF946" w14:textId="73AFC6B0" w:rsidR="001B2CE0" w:rsidRDefault="001B2CE0" w:rsidP="005B1D75">
            <w:pPr>
              <w:keepNext/>
            </w:pPr>
            <w:r>
              <w:t>DB Service</w:t>
            </w:r>
          </w:p>
        </w:tc>
      </w:tr>
    </w:tbl>
    <w:p w14:paraId="604FE036" w14:textId="2272146E" w:rsidR="001B2CE0" w:rsidRDefault="001B2CE0" w:rsidP="001B2CE0">
      <w:pPr>
        <w:pStyle w:val="Caption"/>
        <w:jc w:val="center"/>
      </w:pPr>
      <w:r>
        <w:t xml:space="preserve">Table </w:t>
      </w:r>
      <w:fldSimple w:instr=" SEQ Table \* ARABIC ">
        <w:r w:rsidR="007D71FF">
          <w:rPr>
            <w:noProof/>
          </w:rPr>
          <w:t>18</w:t>
        </w:r>
      </w:fldSimple>
    </w:p>
    <w:p w14:paraId="73595A38" w14:textId="2DCB3305" w:rsidR="001B2CE0" w:rsidRDefault="001B2CE0" w:rsidP="001B2CE0">
      <w:pPr>
        <w:pStyle w:val="ListParagraph"/>
        <w:numPr>
          <w:ilvl w:val="0"/>
          <w:numId w:val="17"/>
        </w:numPr>
      </w:pPr>
      <w:r>
        <w:t>There is 1 DB Service is available and detail</w:t>
      </w:r>
      <w:r w:rsidR="00AC6FFD">
        <w:t xml:space="preserve"> is</w:t>
      </w:r>
      <w:r>
        <w:t xml:space="preserve"> given below in Table 19</w:t>
      </w:r>
    </w:p>
    <w:tbl>
      <w:tblPr>
        <w:tblW w:w="2680" w:type="dxa"/>
        <w:tblInd w:w="3415" w:type="dxa"/>
        <w:tblLook w:val="04A0" w:firstRow="1" w:lastRow="0" w:firstColumn="1" w:lastColumn="0" w:noHBand="0" w:noVBand="1"/>
      </w:tblPr>
      <w:tblGrid>
        <w:gridCol w:w="2680"/>
      </w:tblGrid>
      <w:tr w:rsidR="001B2CE0" w:rsidRPr="00813DCE" w14:paraId="4D924805"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E7180B" w14:textId="74CD1299" w:rsidR="001B2CE0" w:rsidRPr="00813DCE" w:rsidRDefault="001B2CE0" w:rsidP="005B1D7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DB</w:t>
            </w:r>
            <w:r w:rsidRPr="00813DCE">
              <w:rPr>
                <w:rFonts w:ascii="Calibri" w:eastAsia="Times New Roman" w:hAnsi="Calibri" w:cs="Calibri"/>
                <w:b/>
                <w:bCs/>
                <w:color w:val="000000"/>
              </w:rPr>
              <w:t xml:space="preserve"> Service</w:t>
            </w:r>
            <w:r>
              <w:rPr>
                <w:rFonts w:ascii="Calibri" w:eastAsia="Times New Roman" w:hAnsi="Calibri" w:cs="Calibri"/>
                <w:b/>
                <w:bCs/>
                <w:color w:val="000000"/>
              </w:rPr>
              <w:t>s</w:t>
            </w:r>
          </w:p>
        </w:tc>
      </w:tr>
      <w:tr w:rsidR="001B2CE0" w:rsidRPr="00813DCE" w14:paraId="12EEBA49" w14:textId="77777777" w:rsidTr="005B1D7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1C27A" w14:textId="76149D7C" w:rsidR="001B2CE0" w:rsidRPr="00813DCE" w:rsidRDefault="001B2CE0" w:rsidP="005B1D75">
            <w:pPr>
              <w:spacing w:after="0" w:line="240" w:lineRule="auto"/>
              <w:rPr>
                <w:rFonts w:ascii="Calibri" w:eastAsia="Times New Roman" w:hAnsi="Calibri" w:cs="Calibri"/>
                <w:color w:val="000000"/>
              </w:rPr>
            </w:pPr>
            <w:r w:rsidRPr="001B2CE0">
              <w:rPr>
                <w:rFonts w:ascii="Calibri" w:eastAsia="Times New Roman" w:hAnsi="Calibri" w:cs="Calibri"/>
                <w:color w:val="000000"/>
              </w:rPr>
              <w:t>MSSQLSERVER</w:t>
            </w:r>
          </w:p>
        </w:tc>
      </w:tr>
    </w:tbl>
    <w:p w14:paraId="63048AB8" w14:textId="4DEF5936" w:rsidR="001B2CE0" w:rsidRDefault="001B2CE0" w:rsidP="001B2CE0">
      <w:pPr>
        <w:pStyle w:val="Caption"/>
        <w:jc w:val="center"/>
      </w:pPr>
      <w:r>
        <w:t xml:space="preserve">Table </w:t>
      </w:r>
      <w:fldSimple w:instr=" SEQ Table \* ARABIC ">
        <w:r w:rsidR="007D71FF">
          <w:rPr>
            <w:noProof/>
          </w:rPr>
          <w:t>19</w:t>
        </w:r>
      </w:fldSimple>
    </w:p>
    <w:p w14:paraId="404A9953" w14:textId="77777777" w:rsidR="001B2CE0" w:rsidRDefault="001B2CE0" w:rsidP="001B2CE0">
      <w:pPr>
        <w:pStyle w:val="Caption"/>
        <w:jc w:val="center"/>
      </w:pPr>
    </w:p>
    <w:tbl>
      <w:tblPr>
        <w:tblStyle w:val="TableGrid"/>
        <w:tblW w:w="0" w:type="auto"/>
        <w:tblLook w:val="04A0" w:firstRow="1" w:lastRow="0" w:firstColumn="1" w:lastColumn="0" w:noHBand="0" w:noVBand="1"/>
      </w:tblPr>
      <w:tblGrid>
        <w:gridCol w:w="4509"/>
        <w:gridCol w:w="4510"/>
      </w:tblGrid>
      <w:tr w:rsidR="001B2CE0" w14:paraId="79AC39CF" w14:textId="77777777" w:rsidTr="005B1D75">
        <w:tc>
          <w:tcPr>
            <w:tcW w:w="4509" w:type="dxa"/>
          </w:tcPr>
          <w:p w14:paraId="08E8CEE3" w14:textId="77777777" w:rsidR="001B2CE0" w:rsidRDefault="001B2CE0" w:rsidP="005B1D75">
            <w:r>
              <w:t>Resource Type</w:t>
            </w:r>
          </w:p>
        </w:tc>
        <w:tc>
          <w:tcPr>
            <w:tcW w:w="4510" w:type="dxa"/>
          </w:tcPr>
          <w:p w14:paraId="665583C0" w14:textId="603E88CC" w:rsidR="001B2CE0" w:rsidRDefault="001B2CE0" w:rsidP="005B1D75">
            <w:r>
              <w:t>DB Service</w:t>
            </w:r>
          </w:p>
        </w:tc>
      </w:tr>
      <w:tr w:rsidR="001B2CE0" w14:paraId="61799D23" w14:textId="77777777" w:rsidTr="005B1D75">
        <w:tc>
          <w:tcPr>
            <w:tcW w:w="4509" w:type="dxa"/>
          </w:tcPr>
          <w:p w14:paraId="5F32AAF7" w14:textId="77777777" w:rsidR="001B2CE0" w:rsidRDefault="001B2CE0" w:rsidP="005B1D75">
            <w:r>
              <w:t>Resource Name</w:t>
            </w:r>
          </w:p>
        </w:tc>
        <w:tc>
          <w:tcPr>
            <w:tcW w:w="4510" w:type="dxa"/>
          </w:tcPr>
          <w:p w14:paraId="35D5ADCF" w14:textId="28E3264C" w:rsidR="001B2CE0" w:rsidRDefault="001B2CE0" w:rsidP="005B1D75">
            <w:r>
              <w:t>&lt;&lt;Each DB Service Name&gt;&gt;</w:t>
            </w:r>
          </w:p>
        </w:tc>
      </w:tr>
      <w:tr w:rsidR="001B2CE0" w14:paraId="5D8F2B00" w14:textId="77777777" w:rsidTr="005B1D75">
        <w:tc>
          <w:tcPr>
            <w:tcW w:w="4509" w:type="dxa"/>
          </w:tcPr>
          <w:p w14:paraId="118E37BC" w14:textId="77777777" w:rsidR="001B2CE0" w:rsidRDefault="001B2CE0" w:rsidP="005B1D75">
            <w:r>
              <w:t>Number of Resources</w:t>
            </w:r>
          </w:p>
        </w:tc>
        <w:tc>
          <w:tcPr>
            <w:tcW w:w="4510" w:type="dxa"/>
          </w:tcPr>
          <w:p w14:paraId="17FCEFFB" w14:textId="329215C3" w:rsidR="001B2CE0" w:rsidRPr="006B1008" w:rsidRDefault="001B2CE0" w:rsidP="005B1D75">
            <w:r>
              <w:t>1</w:t>
            </w:r>
          </w:p>
        </w:tc>
      </w:tr>
      <w:tr w:rsidR="001B2CE0" w14:paraId="1156A9C6" w14:textId="77777777" w:rsidTr="005B1D75">
        <w:tc>
          <w:tcPr>
            <w:tcW w:w="4509" w:type="dxa"/>
          </w:tcPr>
          <w:p w14:paraId="58718F64" w14:textId="77777777" w:rsidR="001B2CE0" w:rsidRDefault="001B2CE0" w:rsidP="005B1D75">
            <w:r>
              <w:t>Metric Name</w:t>
            </w:r>
          </w:p>
        </w:tc>
        <w:tc>
          <w:tcPr>
            <w:tcW w:w="4510" w:type="dxa"/>
          </w:tcPr>
          <w:p w14:paraId="1796DADA" w14:textId="77777777" w:rsidR="001B2CE0" w:rsidRDefault="001B2CE0" w:rsidP="005B1D75">
            <w:r w:rsidRPr="00BA11AD">
              <w:t>Service Status</w:t>
            </w:r>
          </w:p>
        </w:tc>
      </w:tr>
      <w:tr w:rsidR="001B2CE0" w14:paraId="6C8562E2" w14:textId="77777777" w:rsidTr="005B1D75">
        <w:tc>
          <w:tcPr>
            <w:tcW w:w="4509" w:type="dxa"/>
          </w:tcPr>
          <w:p w14:paraId="44BBDCD5" w14:textId="77777777" w:rsidR="001B2CE0" w:rsidRDefault="001B2CE0" w:rsidP="005B1D75">
            <w:r>
              <w:t>Monitoring Plan</w:t>
            </w:r>
          </w:p>
        </w:tc>
        <w:tc>
          <w:tcPr>
            <w:tcW w:w="4510" w:type="dxa"/>
          </w:tcPr>
          <w:p w14:paraId="7613B14A" w14:textId="77777777" w:rsidR="001B2CE0" w:rsidRDefault="001B2CE0" w:rsidP="005B1D75">
            <w:r>
              <w:t xml:space="preserve">Client </w:t>
            </w:r>
            <w:r w:rsidRPr="00BA11AD">
              <w:t>Service Status</w:t>
            </w:r>
            <w:r>
              <w:t xml:space="preserve"> Check</w:t>
            </w:r>
          </w:p>
        </w:tc>
      </w:tr>
      <w:tr w:rsidR="001B2CE0" w14:paraId="6A9FA68B" w14:textId="77777777" w:rsidTr="005B1D75">
        <w:tc>
          <w:tcPr>
            <w:tcW w:w="4509" w:type="dxa"/>
          </w:tcPr>
          <w:p w14:paraId="542F73CF" w14:textId="77777777" w:rsidR="001B2CE0" w:rsidRDefault="001B2CE0" w:rsidP="005B1D75">
            <w:r>
              <w:t>Remediation Plan</w:t>
            </w:r>
          </w:p>
        </w:tc>
        <w:tc>
          <w:tcPr>
            <w:tcW w:w="4510" w:type="dxa"/>
          </w:tcPr>
          <w:p w14:paraId="3B7AA1D8" w14:textId="77777777" w:rsidR="001B2CE0" w:rsidRDefault="001B2CE0" w:rsidP="005B1D75">
            <w:pPr>
              <w:keepNext/>
            </w:pPr>
            <w:r>
              <w:t>Start Service</w:t>
            </w:r>
          </w:p>
        </w:tc>
      </w:tr>
    </w:tbl>
    <w:p w14:paraId="09C522DA" w14:textId="5B20C437" w:rsidR="001B2CE0" w:rsidRPr="008B62F1" w:rsidRDefault="001B2CE0" w:rsidP="001B2CE0">
      <w:pPr>
        <w:pStyle w:val="Caption"/>
        <w:jc w:val="center"/>
      </w:pPr>
      <w:r>
        <w:t xml:space="preserve">Table </w:t>
      </w:r>
      <w:fldSimple w:instr=" SEQ Table \* ARABIC ">
        <w:r w:rsidR="007D71FF">
          <w:rPr>
            <w:noProof/>
          </w:rPr>
          <w:t>20</w:t>
        </w:r>
      </w:fldSimple>
    </w:p>
    <w:p w14:paraId="710113D9" w14:textId="638AB71C" w:rsidR="005B1D75" w:rsidRDefault="00115A84" w:rsidP="005B1D75">
      <w:pPr>
        <w:pStyle w:val="ListParagraph"/>
        <w:numPr>
          <w:ilvl w:val="0"/>
          <w:numId w:val="17"/>
        </w:numPr>
      </w:pPr>
      <w:r>
        <w:t xml:space="preserve">Sample </w:t>
      </w:r>
      <w:r w:rsidR="005B1D75">
        <w:t>BOT Resource details</w:t>
      </w:r>
      <w:r>
        <w:t xml:space="preserve"> are mentioned in the </w:t>
      </w:r>
      <w:r w:rsidR="005B1D75">
        <w:t>Table 21</w:t>
      </w:r>
    </w:p>
    <w:tbl>
      <w:tblPr>
        <w:tblStyle w:val="TableGrid"/>
        <w:tblW w:w="0" w:type="auto"/>
        <w:tblLook w:val="04A0" w:firstRow="1" w:lastRow="0" w:firstColumn="1" w:lastColumn="0" w:noHBand="0" w:noVBand="1"/>
      </w:tblPr>
      <w:tblGrid>
        <w:gridCol w:w="4509"/>
        <w:gridCol w:w="4510"/>
      </w:tblGrid>
      <w:tr w:rsidR="005B1D75" w14:paraId="79CC0716" w14:textId="77777777" w:rsidTr="005B1D75">
        <w:tc>
          <w:tcPr>
            <w:tcW w:w="4509" w:type="dxa"/>
          </w:tcPr>
          <w:p w14:paraId="51635315" w14:textId="77777777" w:rsidR="005B1D75" w:rsidRDefault="005B1D75" w:rsidP="005B1D75">
            <w:r>
              <w:t>Resource Type</w:t>
            </w:r>
          </w:p>
        </w:tc>
        <w:tc>
          <w:tcPr>
            <w:tcW w:w="4510" w:type="dxa"/>
          </w:tcPr>
          <w:p w14:paraId="6A773228" w14:textId="6EA41B9B" w:rsidR="005B1D75" w:rsidRDefault="005B1D75" w:rsidP="005B1D75">
            <w:r>
              <w:t>BOT</w:t>
            </w:r>
          </w:p>
        </w:tc>
      </w:tr>
      <w:tr w:rsidR="005B1D75" w14:paraId="511B1C1A" w14:textId="77777777" w:rsidTr="005B1D75">
        <w:tc>
          <w:tcPr>
            <w:tcW w:w="4509" w:type="dxa"/>
          </w:tcPr>
          <w:p w14:paraId="2338E00A" w14:textId="77777777" w:rsidR="005B1D75" w:rsidRDefault="005B1D75" w:rsidP="005B1D75">
            <w:r>
              <w:t>Resource Name</w:t>
            </w:r>
          </w:p>
        </w:tc>
        <w:tc>
          <w:tcPr>
            <w:tcW w:w="4510" w:type="dxa"/>
          </w:tcPr>
          <w:p w14:paraId="57F79BA6" w14:textId="7262306C" w:rsidR="005B1D75" w:rsidRDefault="005B1D75" w:rsidP="005B1D75">
            <w:r>
              <w:t>&lt;&lt;Actual Bot N</w:t>
            </w:r>
            <w:r w:rsidR="00CC16EE">
              <w:t>ame</w:t>
            </w:r>
            <w:r>
              <w:t>&gt;&gt;</w:t>
            </w:r>
          </w:p>
        </w:tc>
      </w:tr>
      <w:tr w:rsidR="005B1D75" w14:paraId="12C394A0" w14:textId="77777777" w:rsidTr="005B1D75">
        <w:tc>
          <w:tcPr>
            <w:tcW w:w="4509" w:type="dxa"/>
          </w:tcPr>
          <w:p w14:paraId="1811E166" w14:textId="77777777" w:rsidR="005B1D75" w:rsidRDefault="005B1D75" w:rsidP="005B1D75">
            <w:r>
              <w:t>Number of Resources</w:t>
            </w:r>
          </w:p>
        </w:tc>
        <w:tc>
          <w:tcPr>
            <w:tcW w:w="4510" w:type="dxa"/>
          </w:tcPr>
          <w:p w14:paraId="0100B244" w14:textId="386250FB" w:rsidR="005B1D75" w:rsidRPr="006B1008" w:rsidRDefault="00CC16EE" w:rsidP="005B1D75">
            <w:r>
              <w:t xml:space="preserve">N </w:t>
            </w:r>
          </w:p>
        </w:tc>
      </w:tr>
      <w:tr w:rsidR="005B1D75" w14:paraId="70592032" w14:textId="77777777" w:rsidTr="005B1D75">
        <w:tc>
          <w:tcPr>
            <w:tcW w:w="4509" w:type="dxa"/>
          </w:tcPr>
          <w:p w14:paraId="74298142" w14:textId="77777777" w:rsidR="005B1D75" w:rsidRDefault="005B1D75" w:rsidP="005B1D75">
            <w:r>
              <w:t>Metric Name</w:t>
            </w:r>
          </w:p>
        </w:tc>
        <w:tc>
          <w:tcPr>
            <w:tcW w:w="4510" w:type="dxa"/>
          </w:tcPr>
          <w:p w14:paraId="7750C316" w14:textId="31386498" w:rsidR="005B1D75" w:rsidRDefault="00CC16EE" w:rsidP="005B1D75">
            <w:r w:rsidRPr="00CC16EE">
              <w:t>Bot Status</w:t>
            </w:r>
          </w:p>
        </w:tc>
      </w:tr>
      <w:tr w:rsidR="005B1D75" w14:paraId="6FFCBD3A" w14:textId="77777777" w:rsidTr="005B1D75">
        <w:tc>
          <w:tcPr>
            <w:tcW w:w="4509" w:type="dxa"/>
          </w:tcPr>
          <w:p w14:paraId="26350C16" w14:textId="77777777" w:rsidR="005B1D75" w:rsidRDefault="005B1D75" w:rsidP="005B1D75">
            <w:r>
              <w:t>Monitoring Plan</w:t>
            </w:r>
          </w:p>
        </w:tc>
        <w:tc>
          <w:tcPr>
            <w:tcW w:w="4510" w:type="dxa"/>
          </w:tcPr>
          <w:p w14:paraId="5C1D6D73" w14:textId="2A5E6223" w:rsidR="005B1D75" w:rsidRDefault="00CC16EE" w:rsidP="005B1D75">
            <w:r>
              <w:t>Bot</w:t>
            </w:r>
            <w:r w:rsidR="005B1D75">
              <w:t xml:space="preserve"> Check </w:t>
            </w:r>
            <w:r>
              <w:t>Status</w:t>
            </w:r>
          </w:p>
        </w:tc>
      </w:tr>
      <w:tr w:rsidR="005B1D75" w14:paraId="45E60C19" w14:textId="77777777" w:rsidTr="005B1D75">
        <w:tc>
          <w:tcPr>
            <w:tcW w:w="4509" w:type="dxa"/>
          </w:tcPr>
          <w:p w14:paraId="4DF43BDA" w14:textId="77777777" w:rsidR="005B1D75" w:rsidRDefault="005B1D75" w:rsidP="005B1D75">
            <w:r>
              <w:t>Remediation Plan</w:t>
            </w:r>
          </w:p>
        </w:tc>
        <w:tc>
          <w:tcPr>
            <w:tcW w:w="4510" w:type="dxa"/>
          </w:tcPr>
          <w:p w14:paraId="2DA8F5AF" w14:textId="6F0CDB65" w:rsidR="005B1D75" w:rsidRDefault="00CC16EE" w:rsidP="005B1D75">
            <w:r>
              <w:t>Start Bot</w:t>
            </w:r>
          </w:p>
        </w:tc>
      </w:tr>
    </w:tbl>
    <w:p w14:paraId="15E43D48" w14:textId="4452C388" w:rsidR="005B1D75" w:rsidRDefault="005B1D75" w:rsidP="005B1D75">
      <w:pPr>
        <w:pStyle w:val="Caption"/>
        <w:jc w:val="center"/>
      </w:pPr>
      <w:r>
        <w:t xml:space="preserve">Table </w:t>
      </w:r>
      <w:fldSimple w:instr=" SEQ Table \* ARABIC ">
        <w:r w:rsidR="007D71FF">
          <w:rPr>
            <w:noProof/>
          </w:rPr>
          <w:t>21</w:t>
        </w:r>
      </w:fldSimple>
    </w:p>
    <w:p w14:paraId="5716BF09" w14:textId="3FF67221" w:rsidR="008B62F1" w:rsidRDefault="008B62F1" w:rsidP="00155823">
      <w:pPr>
        <w:pStyle w:val="ListParagraph"/>
        <w:rPr>
          <w:lang w:val="en" w:eastAsia="de-DE"/>
        </w:rPr>
      </w:pPr>
    </w:p>
    <w:p w14:paraId="092C459F" w14:textId="1D07CD8E" w:rsidR="007709E8" w:rsidRDefault="002A559F" w:rsidP="007709E8">
      <w:pPr>
        <w:pStyle w:val="Heading4"/>
      </w:pPr>
      <w:bookmarkStart w:id="40" w:name="_Toc96333381"/>
      <w:proofErr w:type="spellStart"/>
      <w:r>
        <w:rPr>
          <w:lang w:val="en" w:eastAsia="de-DE"/>
        </w:rPr>
        <w:t>UIPath</w:t>
      </w:r>
      <w:proofErr w:type="spellEnd"/>
      <w:r w:rsidR="007709E8">
        <w:t xml:space="preserve"> – Resource Model</w:t>
      </w:r>
      <w:bookmarkEnd w:id="40"/>
      <w:r w:rsidR="007709E8">
        <w:t xml:space="preserve"> </w:t>
      </w:r>
    </w:p>
    <w:p w14:paraId="57246031" w14:textId="1FC582B9" w:rsidR="00155823" w:rsidRDefault="00155823" w:rsidP="007709E8">
      <w:pPr>
        <w:pStyle w:val="ListParagraph"/>
        <w:numPr>
          <w:ilvl w:val="0"/>
          <w:numId w:val="17"/>
        </w:numPr>
        <w:rPr>
          <w:lang w:val="en" w:eastAsia="de-DE"/>
        </w:rPr>
      </w:pPr>
      <w:r>
        <w:rPr>
          <w:lang w:val="en" w:eastAsia="de-DE"/>
        </w:rPr>
        <w:t xml:space="preserve">If the Platform Type is “UiPath”, then Resource Screen has the following Tab as mentioned </w:t>
      </w:r>
      <w:r w:rsidR="00DB3E33">
        <w:rPr>
          <w:lang w:val="en" w:eastAsia="de-DE"/>
        </w:rPr>
        <w:t>in the Figure</w:t>
      </w:r>
      <w:r>
        <w:rPr>
          <w:lang w:val="en" w:eastAsia="de-DE"/>
        </w:rPr>
        <w:t xml:space="preserve"> </w:t>
      </w:r>
      <w:r w:rsidR="008B62F1">
        <w:rPr>
          <w:lang w:val="en" w:eastAsia="de-DE"/>
        </w:rPr>
        <w:t>1</w:t>
      </w:r>
      <w:r w:rsidR="003120A0">
        <w:rPr>
          <w:lang w:val="en" w:eastAsia="de-DE"/>
        </w:rPr>
        <w:t>3</w:t>
      </w:r>
    </w:p>
    <w:p w14:paraId="30B627DF" w14:textId="43CF7665" w:rsidR="00155823" w:rsidRDefault="00155823" w:rsidP="00155823">
      <w:pPr>
        <w:pStyle w:val="ListParagraph"/>
        <w:rPr>
          <w:lang w:val="en" w:eastAsia="de-DE"/>
        </w:rPr>
      </w:pPr>
    </w:p>
    <w:p w14:paraId="047AEE7B" w14:textId="77777777" w:rsidR="008B62F1" w:rsidRDefault="008B62F1" w:rsidP="008B62F1">
      <w:pPr>
        <w:pStyle w:val="ListParagraph"/>
        <w:keepNext/>
      </w:pPr>
      <w:r>
        <w:rPr>
          <w:noProof/>
          <w:lang w:val="en" w:eastAsia="de-DE"/>
        </w:rPr>
        <w:lastRenderedPageBreak/>
        <w:drawing>
          <wp:inline distT="0" distB="0" distL="0" distR="0" wp14:anchorId="4CA6B6F3" wp14:editId="0977E217">
            <wp:extent cx="5724525" cy="1066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14:paraId="08FDDC1C" w14:textId="2F5ED891" w:rsidR="008B62F1" w:rsidRDefault="008B62F1" w:rsidP="008B62F1">
      <w:pPr>
        <w:pStyle w:val="Caption"/>
        <w:jc w:val="center"/>
        <w:rPr>
          <w:lang w:val="en" w:eastAsia="de-DE"/>
        </w:rPr>
      </w:pPr>
      <w:r>
        <w:t xml:space="preserve">Figure </w:t>
      </w:r>
      <w:fldSimple w:instr=" SEQ Figure \* ARABIC ">
        <w:r w:rsidR="007D71FF">
          <w:rPr>
            <w:noProof/>
          </w:rPr>
          <w:t>13</w:t>
        </w:r>
      </w:fldSimple>
    </w:p>
    <w:p w14:paraId="73B25DA5" w14:textId="1CBF7CED" w:rsidR="00155823" w:rsidRDefault="00155823" w:rsidP="00155823">
      <w:pPr>
        <w:pStyle w:val="ListParagraph"/>
        <w:rPr>
          <w:lang w:val="en" w:eastAsia="de-DE"/>
        </w:rPr>
      </w:pPr>
    </w:p>
    <w:p w14:paraId="0D834B3E" w14:textId="0316FD51" w:rsidR="003120A0" w:rsidRDefault="001B7EB9" w:rsidP="003120A0">
      <w:pPr>
        <w:pStyle w:val="ListParagraph"/>
        <w:numPr>
          <w:ilvl w:val="0"/>
          <w:numId w:val="17"/>
        </w:numPr>
      </w:pPr>
      <w:r>
        <w:t xml:space="preserve">Sample </w:t>
      </w:r>
      <w:r w:rsidR="003120A0">
        <w:t xml:space="preserve">Orchestrator details </w:t>
      </w:r>
      <w:r>
        <w:t xml:space="preserve">are mentioned in the </w:t>
      </w:r>
      <w:r w:rsidR="003120A0">
        <w:t xml:space="preserve">Table </w:t>
      </w:r>
      <w:r w:rsidR="00606C17">
        <w:t>22</w:t>
      </w:r>
    </w:p>
    <w:tbl>
      <w:tblPr>
        <w:tblStyle w:val="TableGrid"/>
        <w:tblW w:w="0" w:type="auto"/>
        <w:tblLook w:val="04A0" w:firstRow="1" w:lastRow="0" w:firstColumn="1" w:lastColumn="0" w:noHBand="0" w:noVBand="1"/>
      </w:tblPr>
      <w:tblGrid>
        <w:gridCol w:w="4509"/>
        <w:gridCol w:w="4510"/>
      </w:tblGrid>
      <w:tr w:rsidR="003120A0" w14:paraId="63EFD5E9" w14:textId="77777777" w:rsidTr="003120A0">
        <w:tc>
          <w:tcPr>
            <w:tcW w:w="4509" w:type="dxa"/>
          </w:tcPr>
          <w:p w14:paraId="00EA47F1" w14:textId="77777777" w:rsidR="003120A0" w:rsidRDefault="003120A0" w:rsidP="003120A0">
            <w:r>
              <w:t>Resource Type</w:t>
            </w:r>
          </w:p>
        </w:tc>
        <w:tc>
          <w:tcPr>
            <w:tcW w:w="4510" w:type="dxa"/>
          </w:tcPr>
          <w:p w14:paraId="36D6A7CB" w14:textId="2AF6BB18" w:rsidR="003120A0" w:rsidRDefault="003120A0" w:rsidP="003120A0">
            <w:r>
              <w:t>Orchestrator</w:t>
            </w:r>
          </w:p>
        </w:tc>
      </w:tr>
      <w:tr w:rsidR="003120A0" w14:paraId="6369DF9E" w14:textId="77777777" w:rsidTr="003120A0">
        <w:tc>
          <w:tcPr>
            <w:tcW w:w="4509" w:type="dxa"/>
          </w:tcPr>
          <w:p w14:paraId="02EE35AC" w14:textId="77777777" w:rsidR="003120A0" w:rsidRDefault="003120A0" w:rsidP="003120A0">
            <w:r>
              <w:t>Resource Name</w:t>
            </w:r>
          </w:p>
        </w:tc>
        <w:tc>
          <w:tcPr>
            <w:tcW w:w="4510" w:type="dxa"/>
          </w:tcPr>
          <w:p w14:paraId="078DBBCA" w14:textId="77777777" w:rsidR="003120A0" w:rsidRDefault="003120A0" w:rsidP="003120A0">
            <w:r>
              <w:t>VM000001</w:t>
            </w:r>
          </w:p>
        </w:tc>
      </w:tr>
      <w:tr w:rsidR="003120A0" w14:paraId="349347FD" w14:textId="77777777" w:rsidTr="003120A0">
        <w:tc>
          <w:tcPr>
            <w:tcW w:w="4509" w:type="dxa"/>
          </w:tcPr>
          <w:p w14:paraId="6FB499D0" w14:textId="77777777" w:rsidR="003120A0" w:rsidRDefault="003120A0" w:rsidP="003120A0">
            <w:r>
              <w:t>Number of Resources</w:t>
            </w:r>
          </w:p>
        </w:tc>
        <w:tc>
          <w:tcPr>
            <w:tcW w:w="4510" w:type="dxa"/>
          </w:tcPr>
          <w:p w14:paraId="7E7DA0EB" w14:textId="667EB8DC" w:rsidR="003120A0" w:rsidRPr="006B1008" w:rsidRDefault="003120A0" w:rsidP="003120A0">
            <w:r>
              <w:t>1 (If UiPath has more than 1 Orchestrator, then we must create separate platform instance for each Orchestrator)</w:t>
            </w:r>
          </w:p>
        </w:tc>
      </w:tr>
      <w:tr w:rsidR="003120A0" w14:paraId="4BE70930" w14:textId="77777777" w:rsidTr="003120A0">
        <w:tc>
          <w:tcPr>
            <w:tcW w:w="4509" w:type="dxa"/>
          </w:tcPr>
          <w:p w14:paraId="113D8F0D" w14:textId="77777777" w:rsidR="003120A0" w:rsidRDefault="003120A0" w:rsidP="003120A0">
            <w:r>
              <w:t>Metric Name</w:t>
            </w:r>
          </w:p>
        </w:tc>
        <w:tc>
          <w:tcPr>
            <w:tcW w:w="4510" w:type="dxa"/>
          </w:tcPr>
          <w:p w14:paraId="01A5ACE9" w14:textId="77777777" w:rsidR="003120A0" w:rsidRDefault="003120A0" w:rsidP="003120A0">
            <w:r w:rsidRPr="006B1008">
              <w:t>Server Status</w:t>
            </w:r>
          </w:p>
        </w:tc>
      </w:tr>
      <w:tr w:rsidR="003120A0" w14:paraId="71FEF497" w14:textId="77777777" w:rsidTr="003120A0">
        <w:tc>
          <w:tcPr>
            <w:tcW w:w="4509" w:type="dxa"/>
          </w:tcPr>
          <w:p w14:paraId="79584629" w14:textId="77777777" w:rsidR="003120A0" w:rsidRDefault="003120A0" w:rsidP="003120A0">
            <w:r>
              <w:t>Monitoring Plan</w:t>
            </w:r>
          </w:p>
        </w:tc>
        <w:tc>
          <w:tcPr>
            <w:tcW w:w="4510" w:type="dxa"/>
          </w:tcPr>
          <w:p w14:paraId="4A888263" w14:textId="5287F85A" w:rsidR="003120A0" w:rsidRDefault="003120A0" w:rsidP="003120A0">
            <w:r>
              <w:t>RPA Orchestrator Monitor</w:t>
            </w:r>
          </w:p>
        </w:tc>
      </w:tr>
      <w:tr w:rsidR="003120A0" w14:paraId="6E8D9990" w14:textId="77777777" w:rsidTr="003120A0">
        <w:tc>
          <w:tcPr>
            <w:tcW w:w="4509" w:type="dxa"/>
          </w:tcPr>
          <w:p w14:paraId="5CFA42E2" w14:textId="77777777" w:rsidR="003120A0" w:rsidRDefault="003120A0" w:rsidP="003120A0">
            <w:r>
              <w:t>Remediation Plan</w:t>
            </w:r>
          </w:p>
        </w:tc>
        <w:tc>
          <w:tcPr>
            <w:tcW w:w="4510" w:type="dxa"/>
          </w:tcPr>
          <w:p w14:paraId="07E4C606" w14:textId="36673058" w:rsidR="003120A0" w:rsidRDefault="003120A0" w:rsidP="003120A0">
            <w:r>
              <w:t>Orchestrator Remediation</w:t>
            </w:r>
          </w:p>
        </w:tc>
      </w:tr>
    </w:tbl>
    <w:p w14:paraId="7AE421EE" w14:textId="35F789F5" w:rsidR="003120A0" w:rsidRDefault="003120A0" w:rsidP="003120A0">
      <w:pPr>
        <w:pStyle w:val="Caption"/>
        <w:jc w:val="center"/>
      </w:pPr>
      <w:r>
        <w:t xml:space="preserve">Table </w:t>
      </w:r>
      <w:fldSimple w:instr=" SEQ Table \* ARABIC ">
        <w:r w:rsidR="007D71FF">
          <w:rPr>
            <w:noProof/>
          </w:rPr>
          <w:t>22</w:t>
        </w:r>
      </w:fldSimple>
    </w:p>
    <w:p w14:paraId="45F0A750" w14:textId="12414EB3" w:rsidR="003120A0" w:rsidRDefault="00C20378" w:rsidP="003120A0">
      <w:pPr>
        <w:pStyle w:val="ListParagraph"/>
        <w:numPr>
          <w:ilvl w:val="0"/>
          <w:numId w:val="17"/>
        </w:numPr>
      </w:pPr>
      <w:r>
        <w:t xml:space="preserve">Sample </w:t>
      </w:r>
      <w:r w:rsidR="00606C17">
        <w:t>Robot</w:t>
      </w:r>
      <w:r w:rsidR="003120A0">
        <w:t xml:space="preserve"> Resource details </w:t>
      </w:r>
      <w:r>
        <w:t xml:space="preserve">are mentioned in the </w:t>
      </w:r>
      <w:r w:rsidR="003120A0">
        <w:t xml:space="preserve">Table </w:t>
      </w:r>
      <w:r w:rsidR="00DE777F">
        <w:t>23</w:t>
      </w:r>
      <w:r w:rsidR="003120A0">
        <w:t xml:space="preserve">, and its child details </w:t>
      </w:r>
      <w:r>
        <w:t xml:space="preserve">are mentioned in </w:t>
      </w:r>
      <w:r w:rsidR="003120A0">
        <w:t xml:space="preserve">Table </w:t>
      </w:r>
      <w:r w:rsidR="00DE777F">
        <w:t>24,25</w:t>
      </w:r>
    </w:p>
    <w:tbl>
      <w:tblPr>
        <w:tblStyle w:val="TableGrid"/>
        <w:tblW w:w="0" w:type="auto"/>
        <w:tblLook w:val="04A0" w:firstRow="1" w:lastRow="0" w:firstColumn="1" w:lastColumn="0" w:noHBand="0" w:noVBand="1"/>
      </w:tblPr>
      <w:tblGrid>
        <w:gridCol w:w="4509"/>
        <w:gridCol w:w="4510"/>
      </w:tblGrid>
      <w:tr w:rsidR="003120A0" w14:paraId="2DEFCCEC" w14:textId="77777777" w:rsidTr="003120A0">
        <w:tc>
          <w:tcPr>
            <w:tcW w:w="4509" w:type="dxa"/>
          </w:tcPr>
          <w:p w14:paraId="3C4F86EC" w14:textId="77777777" w:rsidR="003120A0" w:rsidRDefault="003120A0" w:rsidP="003120A0">
            <w:r>
              <w:t>Resource Type</w:t>
            </w:r>
          </w:p>
        </w:tc>
        <w:tc>
          <w:tcPr>
            <w:tcW w:w="4510" w:type="dxa"/>
          </w:tcPr>
          <w:p w14:paraId="51F7E3ED" w14:textId="7E2D0C62" w:rsidR="003120A0" w:rsidRDefault="00606C17" w:rsidP="003120A0">
            <w:r>
              <w:t>Robot</w:t>
            </w:r>
          </w:p>
        </w:tc>
      </w:tr>
      <w:tr w:rsidR="003120A0" w14:paraId="7B225E97" w14:textId="77777777" w:rsidTr="003120A0">
        <w:tc>
          <w:tcPr>
            <w:tcW w:w="4509" w:type="dxa"/>
          </w:tcPr>
          <w:p w14:paraId="63953AB2" w14:textId="77777777" w:rsidR="003120A0" w:rsidRDefault="003120A0" w:rsidP="003120A0">
            <w:r>
              <w:t>Resource Name</w:t>
            </w:r>
          </w:p>
        </w:tc>
        <w:tc>
          <w:tcPr>
            <w:tcW w:w="4510" w:type="dxa"/>
          </w:tcPr>
          <w:p w14:paraId="6EF9AB02" w14:textId="140B6F56" w:rsidR="003120A0" w:rsidRDefault="003120A0" w:rsidP="003120A0">
            <w:r>
              <w:t>VM00000</w:t>
            </w:r>
            <w:r w:rsidR="00606C17">
              <w:t>2</w:t>
            </w:r>
          </w:p>
        </w:tc>
      </w:tr>
      <w:tr w:rsidR="003120A0" w14:paraId="628ECCFE" w14:textId="77777777" w:rsidTr="003120A0">
        <w:tc>
          <w:tcPr>
            <w:tcW w:w="4509" w:type="dxa"/>
          </w:tcPr>
          <w:p w14:paraId="7093B23A" w14:textId="77777777" w:rsidR="003120A0" w:rsidRDefault="003120A0" w:rsidP="003120A0">
            <w:r>
              <w:t>Number of Resources</w:t>
            </w:r>
          </w:p>
        </w:tc>
        <w:tc>
          <w:tcPr>
            <w:tcW w:w="4510" w:type="dxa"/>
          </w:tcPr>
          <w:p w14:paraId="6D294025" w14:textId="2AFBF24A" w:rsidR="003120A0" w:rsidRPr="006B1008" w:rsidRDefault="00606C17" w:rsidP="003120A0">
            <w:r>
              <w:t>N (We can have “N” of Robot attach to the Orchestrator, dependence upon the UiPath license)</w:t>
            </w:r>
          </w:p>
        </w:tc>
      </w:tr>
      <w:tr w:rsidR="003120A0" w14:paraId="10B32B5E" w14:textId="77777777" w:rsidTr="003120A0">
        <w:tc>
          <w:tcPr>
            <w:tcW w:w="4509" w:type="dxa"/>
          </w:tcPr>
          <w:p w14:paraId="1B5B085D" w14:textId="77777777" w:rsidR="003120A0" w:rsidRDefault="003120A0" w:rsidP="003120A0">
            <w:r>
              <w:t>Metric Name</w:t>
            </w:r>
          </w:p>
        </w:tc>
        <w:tc>
          <w:tcPr>
            <w:tcW w:w="4510" w:type="dxa"/>
          </w:tcPr>
          <w:p w14:paraId="0E5C9455" w14:textId="77777777" w:rsidR="003120A0" w:rsidRDefault="003120A0" w:rsidP="003120A0">
            <w:r w:rsidRPr="006B1008">
              <w:t>Server Status</w:t>
            </w:r>
          </w:p>
        </w:tc>
      </w:tr>
      <w:tr w:rsidR="003120A0" w14:paraId="09CFC10D" w14:textId="77777777" w:rsidTr="003120A0">
        <w:tc>
          <w:tcPr>
            <w:tcW w:w="4509" w:type="dxa"/>
          </w:tcPr>
          <w:p w14:paraId="44936840" w14:textId="77777777" w:rsidR="003120A0" w:rsidRDefault="003120A0" w:rsidP="003120A0">
            <w:r>
              <w:t>Monitoring Plan</w:t>
            </w:r>
          </w:p>
        </w:tc>
        <w:tc>
          <w:tcPr>
            <w:tcW w:w="4510" w:type="dxa"/>
          </w:tcPr>
          <w:p w14:paraId="66133471" w14:textId="3B0522FC" w:rsidR="003120A0" w:rsidRDefault="00DE777F" w:rsidP="003120A0">
            <w:r>
              <w:t>Robot Status</w:t>
            </w:r>
          </w:p>
        </w:tc>
      </w:tr>
      <w:tr w:rsidR="003120A0" w14:paraId="6D6A0299" w14:textId="77777777" w:rsidTr="003120A0">
        <w:tc>
          <w:tcPr>
            <w:tcW w:w="4509" w:type="dxa"/>
          </w:tcPr>
          <w:p w14:paraId="022DB5B7" w14:textId="77777777" w:rsidR="003120A0" w:rsidRDefault="003120A0" w:rsidP="003120A0">
            <w:r>
              <w:t>Remediation Plan</w:t>
            </w:r>
          </w:p>
        </w:tc>
        <w:tc>
          <w:tcPr>
            <w:tcW w:w="4510" w:type="dxa"/>
          </w:tcPr>
          <w:p w14:paraId="2EA0E47B" w14:textId="77777777" w:rsidR="003120A0" w:rsidRDefault="003120A0" w:rsidP="003120A0">
            <w:r>
              <w:t>Server Up Status Check</w:t>
            </w:r>
          </w:p>
        </w:tc>
      </w:tr>
      <w:tr w:rsidR="003120A0" w14:paraId="7349F05D" w14:textId="77777777" w:rsidTr="003120A0">
        <w:tc>
          <w:tcPr>
            <w:tcW w:w="4509" w:type="dxa"/>
          </w:tcPr>
          <w:p w14:paraId="16F2961B" w14:textId="77777777" w:rsidR="003120A0" w:rsidRDefault="003120A0" w:rsidP="003120A0">
            <w:r>
              <w:t>Child Resource Type</w:t>
            </w:r>
          </w:p>
        </w:tc>
        <w:tc>
          <w:tcPr>
            <w:tcW w:w="4510" w:type="dxa"/>
          </w:tcPr>
          <w:p w14:paraId="73753A49" w14:textId="77777777" w:rsidR="003120A0" w:rsidRDefault="003120A0" w:rsidP="003120A0">
            <w:pPr>
              <w:keepNext/>
            </w:pPr>
            <w:r>
              <w:t>Services</w:t>
            </w:r>
          </w:p>
        </w:tc>
      </w:tr>
    </w:tbl>
    <w:p w14:paraId="769704B6" w14:textId="78E529EC" w:rsidR="003120A0" w:rsidRDefault="003120A0" w:rsidP="003120A0">
      <w:pPr>
        <w:pStyle w:val="Caption"/>
        <w:jc w:val="center"/>
      </w:pPr>
      <w:r>
        <w:t xml:space="preserve">Table </w:t>
      </w:r>
      <w:fldSimple w:instr=" SEQ Table \* ARABIC ">
        <w:r w:rsidR="007D71FF">
          <w:rPr>
            <w:noProof/>
          </w:rPr>
          <w:t>23</w:t>
        </w:r>
      </w:fldSimple>
    </w:p>
    <w:p w14:paraId="1A9CADBC" w14:textId="112689C1" w:rsidR="003120A0" w:rsidRDefault="003120A0" w:rsidP="003120A0">
      <w:pPr>
        <w:pStyle w:val="ListParagraph"/>
        <w:numPr>
          <w:ilvl w:val="0"/>
          <w:numId w:val="17"/>
        </w:numPr>
      </w:pPr>
      <w:r>
        <w:t xml:space="preserve">There are </w:t>
      </w:r>
      <w:r w:rsidR="00DE777F">
        <w:t>2</w:t>
      </w:r>
      <w:r>
        <w:t xml:space="preserve"> </w:t>
      </w:r>
      <w:r w:rsidR="00DE777F">
        <w:t>Robot</w:t>
      </w:r>
      <w:r>
        <w:t xml:space="preserve"> services are available and details </w:t>
      </w:r>
      <w:r w:rsidR="00C20378">
        <w:t xml:space="preserve">are </w:t>
      </w:r>
      <w:r>
        <w:t>given below in Table 7</w:t>
      </w:r>
    </w:p>
    <w:tbl>
      <w:tblPr>
        <w:tblW w:w="5060" w:type="dxa"/>
        <w:tblInd w:w="1735" w:type="dxa"/>
        <w:tblLook w:val="04A0" w:firstRow="1" w:lastRow="0" w:firstColumn="1" w:lastColumn="0" w:noHBand="0" w:noVBand="1"/>
      </w:tblPr>
      <w:tblGrid>
        <w:gridCol w:w="5060"/>
      </w:tblGrid>
      <w:tr w:rsidR="003120A0" w:rsidRPr="00BA11AD" w14:paraId="2F6CC37F" w14:textId="77777777" w:rsidTr="003120A0">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C1C344" w14:textId="671948F5" w:rsidR="003120A0" w:rsidRPr="00BA11AD" w:rsidRDefault="00DE777F" w:rsidP="003120A0">
            <w:pPr>
              <w:spacing w:after="0" w:line="240" w:lineRule="auto"/>
              <w:jc w:val="center"/>
              <w:rPr>
                <w:rFonts w:ascii="Calibri" w:eastAsia="Times New Roman" w:hAnsi="Calibri" w:cs="Calibri"/>
                <w:b/>
                <w:bCs/>
                <w:color w:val="000000"/>
              </w:rPr>
            </w:pPr>
            <w:r>
              <w:rPr>
                <w:b/>
                <w:bCs/>
              </w:rPr>
              <w:lastRenderedPageBreak/>
              <w:t>Robot</w:t>
            </w:r>
            <w:r w:rsidR="003120A0" w:rsidRPr="00BA11AD">
              <w:rPr>
                <w:b/>
                <w:bCs/>
              </w:rPr>
              <w:t xml:space="preserve"> service</w:t>
            </w:r>
          </w:p>
        </w:tc>
      </w:tr>
      <w:tr w:rsidR="003120A0" w:rsidRPr="00FF3308" w14:paraId="363E63DB" w14:textId="77777777" w:rsidTr="003120A0">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94B706" w14:textId="1369BC8C" w:rsidR="003120A0" w:rsidRPr="00FF3308" w:rsidRDefault="00DE777F" w:rsidP="003120A0">
            <w:pPr>
              <w:spacing w:after="0" w:line="240" w:lineRule="auto"/>
              <w:rPr>
                <w:rFonts w:ascii="Calibri" w:eastAsia="Times New Roman" w:hAnsi="Calibri" w:cs="Calibri"/>
                <w:color w:val="000000"/>
              </w:rPr>
            </w:pPr>
            <w:proofErr w:type="spellStart"/>
            <w:r w:rsidRPr="00DE777F">
              <w:rPr>
                <w:rFonts w:ascii="Calibri" w:eastAsia="Times New Roman" w:hAnsi="Calibri" w:cs="Calibri"/>
                <w:color w:val="000000"/>
              </w:rPr>
              <w:t>UiRobotSvc</w:t>
            </w:r>
            <w:proofErr w:type="spellEnd"/>
          </w:p>
        </w:tc>
      </w:tr>
      <w:tr w:rsidR="003120A0" w:rsidRPr="00FF3308" w14:paraId="43E60336" w14:textId="77777777" w:rsidTr="003120A0">
        <w:trPr>
          <w:trHeight w:val="300"/>
        </w:trPr>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12899A02" w14:textId="4AE14F48" w:rsidR="003120A0" w:rsidRPr="00FF3308" w:rsidRDefault="00DE777F" w:rsidP="003120A0">
            <w:pPr>
              <w:spacing w:after="0" w:line="240" w:lineRule="auto"/>
              <w:rPr>
                <w:rFonts w:ascii="Calibri" w:eastAsia="Times New Roman" w:hAnsi="Calibri" w:cs="Calibri"/>
                <w:color w:val="000000"/>
              </w:rPr>
            </w:pPr>
            <w:r w:rsidRPr="00DE777F">
              <w:rPr>
                <w:rFonts w:ascii="Calibri" w:eastAsia="Times New Roman" w:hAnsi="Calibri" w:cs="Calibri"/>
                <w:color w:val="000000"/>
              </w:rPr>
              <w:t xml:space="preserve">UiPath </w:t>
            </w:r>
            <w:proofErr w:type="spellStart"/>
            <w:r w:rsidRPr="00DE777F">
              <w:rPr>
                <w:rFonts w:ascii="Calibri" w:eastAsia="Times New Roman" w:hAnsi="Calibri" w:cs="Calibri"/>
                <w:color w:val="000000"/>
              </w:rPr>
              <w:t>RobotJS</w:t>
            </w:r>
            <w:proofErr w:type="spellEnd"/>
            <w:r w:rsidRPr="00DE777F">
              <w:rPr>
                <w:rFonts w:ascii="Calibri" w:eastAsia="Times New Roman" w:hAnsi="Calibri" w:cs="Calibri"/>
                <w:color w:val="000000"/>
              </w:rPr>
              <w:t xml:space="preserve"> Service</w:t>
            </w:r>
          </w:p>
        </w:tc>
      </w:tr>
    </w:tbl>
    <w:p w14:paraId="67B0C603" w14:textId="74D9F762" w:rsidR="003120A0" w:rsidRDefault="003120A0" w:rsidP="003120A0">
      <w:pPr>
        <w:pStyle w:val="Caption"/>
        <w:jc w:val="center"/>
      </w:pPr>
      <w:r>
        <w:t xml:space="preserve">Table </w:t>
      </w:r>
      <w:fldSimple w:instr=" SEQ Table \* ARABIC ">
        <w:r w:rsidR="007D71FF">
          <w:rPr>
            <w:noProof/>
          </w:rPr>
          <w:t>24</w:t>
        </w:r>
      </w:fldSimple>
    </w:p>
    <w:tbl>
      <w:tblPr>
        <w:tblStyle w:val="TableGrid"/>
        <w:tblW w:w="0" w:type="auto"/>
        <w:tblLook w:val="04A0" w:firstRow="1" w:lastRow="0" w:firstColumn="1" w:lastColumn="0" w:noHBand="0" w:noVBand="1"/>
      </w:tblPr>
      <w:tblGrid>
        <w:gridCol w:w="4509"/>
        <w:gridCol w:w="4510"/>
      </w:tblGrid>
      <w:tr w:rsidR="003120A0" w14:paraId="7A5EB9B4" w14:textId="77777777" w:rsidTr="003120A0">
        <w:tc>
          <w:tcPr>
            <w:tcW w:w="4509" w:type="dxa"/>
          </w:tcPr>
          <w:p w14:paraId="03A950E3" w14:textId="77777777" w:rsidR="003120A0" w:rsidRDefault="003120A0" w:rsidP="003120A0">
            <w:r>
              <w:t>Resource Type</w:t>
            </w:r>
          </w:p>
        </w:tc>
        <w:tc>
          <w:tcPr>
            <w:tcW w:w="4510" w:type="dxa"/>
          </w:tcPr>
          <w:p w14:paraId="1190C83E" w14:textId="77777777" w:rsidR="003120A0" w:rsidRDefault="003120A0" w:rsidP="003120A0">
            <w:r>
              <w:t>Services</w:t>
            </w:r>
          </w:p>
        </w:tc>
      </w:tr>
      <w:tr w:rsidR="003120A0" w14:paraId="611FBECC" w14:textId="77777777" w:rsidTr="003120A0">
        <w:tc>
          <w:tcPr>
            <w:tcW w:w="4509" w:type="dxa"/>
          </w:tcPr>
          <w:p w14:paraId="1F071DA9" w14:textId="77777777" w:rsidR="003120A0" w:rsidRDefault="003120A0" w:rsidP="003120A0">
            <w:r>
              <w:t>Resource Name</w:t>
            </w:r>
          </w:p>
        </w:tc>
        <w:tc>
          <w:tcPr>
            <w:tcW w:w="4510" w:type="dxa"/>
          </w:tcPr>
          <w:p w14:paraId="6F09AC31" w14:textId="04B66C76" w:rsidR="003120A0" w:rsidRDefault="003120A0" w:rsidP="003120A0">
            <w:r>
              <w:t xml:space="preserve">&lt;&lt;Each </w:t>
            </w:r>
            <w:r w:rsidR="00DE777F">
              <w:t>Robot</w:t>
            </w:r>
            <w:r>
              <w:t xml:space="preserve"> Service Name&gt;&gt;</w:t>
            </w:r>
          </w:p>
        </w:tc>
      </w:tr>
      <w:tr w:rsidR="003120A0" w14:paraId="3CE37E3D" w14:textId="77777777" w:rsidTr="003120A0">
        <w:tc>
          <w:tcPr>
            <w:tcW w:w="4509" w:type="dxa"/>
          </w:tcPr>
          <w:p w14:paraId="19E780A3" w14:textId="77777777" w:rsidR="003120A0" w:rsidRDefault="003120A0" w:rsidP="003120A0">
            <w:r>
              <w:t>Number of Resources</w:t>
            </w:r>
          </w:p>
        </w:tc>
        <w:tc>
          <w:tcPr>
            <w:tcW w:w="4510" w:type="dxa"/>
          </w:tcPr>
          <w:p w14:paraId="613EAF9A" w14:textId="5A3B9067" w:rsidR="003120A0" w:rsidRPr="006B1008" w:rsidRDefault="00DE777F" w:rsidP="003120A0">
            <w:r>
              <w:t>2</w:t>
            </w:r>
          </w:p>
        </w:tc>
      </w:tr>
      <w:tr w:rsidR="003120A0" w14:paraId="64C420B4" w14:textId="77777777" w:rsidTr="003120A0">
        <w:tc>
          <w:tcPr>
            <w:tcW w:w="4509" w:type="dxa"/>
          </w:tcPr>
          <w:p w14:paraId="7E6EB516" w14:textId="77777777" w:rsidR="003120A0" w:rsidRDefault="003120A0" w:rsidP="003120A0">
            <w:r>
              <w:t>Metric Name</w:t>
            </w:r>
          </w:p>
        </w:tc>
        <w:tc>
          <w:tcPr>
            <w:tcW w:w="4510" w:type="dxa"/>
          </w:tcPr>
          <w:p w14:paraId="7825FF68" w14:textId="77777777" w:rsidR="003120A0" w:rsidRDefault="003120A0" w:rsidP="003120A0">
            <w:r w:rsidRPr="00BA11AD">
              <w:t>Service Status</w:t>
            </w:r>
          </w:p>
        </w:tc>
      </w:tr>
      <w:tr w:rsidR="003120A0" w14:paraId="23EC20B8" w14:textId="77777777" w:rsidTr="003120A0">
        <w:tc>
          <w:tcPr>
            <w:tcW w:w="4509" w:type="dxa"/>
          </w:tcPr>
          <w:p w14:paraId="53279732" w14:textId="77777777" w:rsidR="003120A0" w:rsidRDefault="003120A0" w:rsidP="003120A0">
            <w:r>
              <w:t>Monitoring Plan</w:t>
            </w:r>
          </w:p>
        </w:tc>
        <w:tc>
          <w:tcPr>
            <w:tcW w:w="4510" w:type="dxa"/>
          </w:tcPr>
          <w:p w14:paraId="30E03208" w14:textId="7D2B7D2E" w:rsidR="003120A0" w:rsidRDefault="00DE777F" w:rsidP="003120A0">
            <w:r>
              <w:t>Service Status</w:t>
            </w:r>
          </w:p>
        </w:tc>
      </w:tr>
      <w:tr w:rsidR="003120A0" w14:paraId="5E5869B7" w14:textId="77777777" w:rsidTr="003120A0">
        <w:tc>
          <w:tcPr>
            <w:tcW w:w="4509" w:type="dxa"/>
          </w:tcPr>
          <w:p w14:paraId="34AFF515" w14:textId="77777777" w:rsidR="003120A0" w:rsidRDefault="003120A0" w:rsidP="003120A0">
            <w:r>
              <w:t>Remediation Plan</w:t>
            </w:r>
          </w:p>
        </w:tc>
        <w:tc>
          <w:tcPr>
            <w:tcW w:w="4510" w:type="dxa"/>
          </w:tcPr>
          <w:p w14:paraId="5D59EFFB" w14:textId="77777777" w:rsidR="003120A0" w:rsidRDefault="003120A0" w:rsidP="003120A0">
            <w:pPr>
              <w:keepNext/>
            </w:pPr>
            <w:r>
              <w:t>Start Service</w:t>
            </w:r>
          </w:p>
        </w:tc>
      </w:tr>
    </w:tbl>
    <w:p w14:paraId="00DC8327" w14:textId="428B63F3" w:rsidR="003120A0" w:rsidRDefault="003120A0" w:rsidP="003120A0">
      <w:pPr>
        <w:pStyle w:val="Caption"/>
        <w:jc w:val="center"/>
      </w:pPr>
      <w:r>
        <w:t xml:space="preserve">Table </w:t>
      </w:r>
      <w:fldSimple w:instr=" SEQ Table \* ARABIC ">
        <w:r w:rsidR="007D71FF">
          <w:rPr>
            <w:noProof/>
          </w:rPr>
          <w:t>25</w:t>
        </w:r>
      </w:fldSimple>
    </w:p>
    <w:p w14:paraId="148E2A53" w14:textId="684003CD" w:rsidR="00DE777F" w:rsidRDefault="00C20378" w:rsidP="00DE777F">
      <w:pPr>
        <w:pStyle w:val="ListParagraph"/>
        <w:numPr>
          <w:ilvl w:val="0"/>
          <w:numId w:val="17"/>
        </w:numPr>
      </w:pPr>
      <w:r>
        <w:t xml:space="preserve">Sample </w:t>
      </w:r>
      <w:r w:rsidR="00DE777F">
        <w:t xml:space="preserve">Process Resource details </w:t>
      </w:r>
      <w:r>
        <w:t xml:space="preserve">are mentioned in the </w:t>
      </w:r>
      <w:r w:rsidR="00DE777F">
        <w:t>Table 26</w:t>
      </w:r>
    </w:p>
    <w:tbl>
      <w:tblPr>
        <w:tblStyle w:val="TableGrid"/>
        <w:tblW w:w="0" w:type="auto"/>
        <w:tblLook w:val="04A0" w:firstRow="1" w:lastRow="0" w:firstColumn="1" w:lastColumn="0" w:noHBand="0" w:noVBand="1"/>
      </w:tblPr>
      <w:tblGrid>
        <w:gridCol w:w="4509"/>
        <w:gridCol w:w="4510"/>
      </w:tblGrid>
      <w:tr w:rsidR="00DE777F" w14:paraId="320D4A24" w14:textId="77777777" w:rsidTr="00246AA7">
        <w:tc>
          <w:tcPr>
            <w:tcW w:w="4509" w:type="dxa"/>
          </w:tcPr>
          <w:p w14:paraId="2CFA8074" w14:textId="77777777" w:rsidR="00DE777F" w:rsidRDefault="00DE777F" w:rsidP="00246AA7">
            <w:r>
              <w:t>Resource Type</w:t>
            </w:r>
          </w:p>
        </w:tc>
        <w:tc>
          <w:tcPr>
            <w:tcW w:w="4510" w:type="dxa"/>
          </w:tcPr>
          <w:p w14:paraId="211EB4DD" w14:textId="04FDD778" w:rsidR="00DE777F" w:rsidRDefault="00DE777F" w:rsidP="00246AA7">
            <w:r>
              <w:t>Process</w:t>
            </w:r>
          </w:p>
        </w:tc>
      </w:tr>
      <w:tr w:rsidR="00DE777F" w14:paraId="173DD790" w14:textId="77777777" w:rsidTr="00246AA7">
        <w:tc>
          <w:tcPr>
            <w:tcW w:w="4509" w:type="dxa"/>
          </w:tcPr>
          <w:p w14:paraId="42E22856" w14:textId="77777777" w:rsidR="00DE777F" w:rsidRDefault="00DE777F" w:rsidP="00246AA7">
            <w:r>
              <w:t>Resource Name</w:t>
            </w:r>
          </w:p>
        </w:tc>
        <w:tc>
          <w:tcPr>
            <w:tcW w:w="4510" w:type="dxa"/>
          </w:tcPr>
          <w:p w14:paraId="79323C3D" w14:textId="1797A219" w:rsidR="00DE777F" w:rsidRDefault="00DE777F" w:rsidP="00246AA7">
            <w:r>
              <w:t>&lt;&lt;Actual Process Name&gt;&gt;</w:t>
            </w:r>
          </w:p>
        </w:tc>
      </w:tr>
      <w:tr w:rsidR="00DE777F" w14:paraId="6326E24D" w14:textId="77777777" w:rsidTr="00246AA7">
        <w:tc>
          <w:tcPr>
            <w:tcW w:w="4509" w:type="dxa"/>
          </w:tcPr>
          <w:p w14:paraId="3A837C44" w14:textId="77777777" w:rsidR="00DE777F" w:rsidRDefault="00DE777F" w:rsidP="00246AA7">
            <w:r>
              <w:t>Number of Resources</w:t>
            </w:r>
          </w:p>
        </w:tc>
        <w:tc>
          <w:tcPr>
            <w:tcW w:w="4510" w:type="dxa"/>
          </w:tcPr>
          <w:p w14:paraId="61430515" w14:textId="6EA93137" w:rsidR="00DE777F" w:rsidRPr="006B1008" w:rsidRDefault="00DE777F" w:rsidP="00246AA7">
            <w:r>
              <w:t xml:space="preserve">N </w:t>
            </w:r>
          </w:p>
        </w:tc>
      </w:tr>
      <w:tr w:rsidR="00DE777F" w14:paraId="1CA79E34" w14:textId="77777777" w:rsidTr="00246AA7">
        <w:tc>
          <w:tcPr>
            <w:tcW w:w="4509" w:type="dxa"/>
          </w:tcPr>
          <w:p w14:paraId="65C47E7C" w14:textId="77777777" w:rsidR="00DE777F" w:rsidRDefault="00DE777F" w:rsidP="00246AA7">
            <w:r>
              <w:t>Metric Name</w:t>
            </w:r>
          </w:p>
        </w:tc>
        <w:tc>
          <w:tcPr>
            <w:tcW w:w="4510" w:type="dxa"/>
          </w:tcPr>
          <w:p w14:paraId="3E354512" w14:textId="0F3958D0" w:rsidR="00DE777F" w:rsidRDefault="00DE777F" w:rsidP="00246AA7">
            <w:r>
              <w:t>Bot</w:t>
            </w:r>
            <w:r w:rsidRPr="006B1008">
              <w:t xml:space="preserve"> Status</w:t>
            </w:r>
          </w:p>
        </w:tc>
      </w:tr>
      <w:tr w:rsidR="00DE777F" w14:paraId="3FA188BA" w14:textId="77777777" w:rsidTr="00246AA7">
        <w:tc>
          <w:tcPr>
            <w:tcW w:w="4509" w:type="dxa"/>
          </w:tcPr>
          <w:p w14:paraId="656D027C" w14:textId="77777777" w:rsidR="00DE777F" w:rsidRDefault="00DE777F" w:rsidP="00246AA7">
            <w:r>
              <w:t>Monitoring Plan</w:t>
            </w:r>
          </w:p>
        </w:tc>
        <w:tc>
          <w:tcPr>
            <w:tcW w:w="4510" w:type="dxa"/>
          </w:tcPr>
          <w:p w14:paraId="220547D5" w14:textId="3EE6CE45" w:rsidR="00DE777F" w:rsidRDefault="00DE777F" w:rsidP="00246AA7">
            <w:r>
              <w:t>Process Status</w:t>
            </w:r>
          </w:p>
        </w:tc>
      </w:tr>
      <w:tr w:rsidR="00DE777F" w14:paraId="0159786C" w14:textId="77777777" w:rsidTr="00246AA7">
        <w:tc>
          <w:tcPr>
            <w:tcW w:w="4509" w:type="dxa"/>
          </w:tcPr>
          <w:p w14:paraId="330712F3" w14:textId="77777777" w:rsidR="00DE777F" w:rsidRDefault="00DE777F" w:rsidP="00246AA7">
            <w:r>
              <w:t>Remediation Plan</w:t>
            </w:r>
          </w:p>
        </w:tc>
        <w:tc>
          <w:tcPr>
            <w:tcW w:w="4510" w:type="dxa"/>
          </w:tcPr>
          <w:p w14:paraId="316EC3C7" w14:textId="21611728" w:rsidR="00DE777F" w:rsidRDefault="00DE777F" w:rsidP="00246AA7">
            <w:r>
              <w:t>Start Job for Process</w:t>
            </w:r>
          </w:p>
        </w:tc>
      </w:tr>
    </w:tbl>
    <w:p w14:paraId="314A89E7" w14:textId="518B7C4B" w:rsidR="00DE777F" w:rsidRDefault="00DE777F" w:rsidP="00DE777F">
      <w:pPr>
        <w:pStyle w:val="Caption"/>
        <w:jc w:val="center"/>
      </w:pPr>
      <w:r>
        <w:t xml:space="preserve">Table </w:t>
      </w:r>
      <w:fldSimple w:instr=" SEQ Table \* ARABIC ">
        <w:r w:rsidR="007D71FF">
          <w:rPr>
            <w:noProof/>
          </w:rPr>
          <w:t>26</w:t>
        </w:r>
      </w:fldSimple>
    </w:p>
    <w:p w14:paraId="61C2791B" w14:textId="3F76836C" w:rsidR="00DE777F" w:rsidRDefault="005D3B7D" w:rsidP="00DE777F">
      <w:pPr>
        <w:pStyle w:val="ListParagraph"/>
        <w:numPr>
          <w:ilvl w:val="0"/>
          <w:numId w:val="17"/>
        </w:numPr>
      </w:pPr>
      <w:r>
        <w:t xml:space="preserve">Sample </w:t>
      </w:r>
      <w:r w:rsidR="0059423F">
        <w:t>DB Server</w:t>
      </w:r>
      <w:r w:rsidR="00DE777F">
        <w:t xml:space="preserve"> Resource</w:t>
      </w:r>
      <w:r>
        <w:t xml:space="preserve"> </w:t>
      </w:r>
      <w:r w:rsidR="00DE777F">
        <w:t xml:space="preserve">details </w:t>
      </w:r>
      <w:r>
        <w:t xml:space="preserve">are mentioned in the </w:t>
      </w:r>
      <w:r w:rsidR="00DE777F">
        <w:t>Table 2</w:t>
      </w:r>
      <w:r w:rsidR="0059423F">
        <w:t>7</w:t>
      </w:r>
      <w:r w:rsidR="00DE777F">
        <w:t xml:space="preserve">, and its child details </w:t>
      </w:r>
      <w:r>
        <w:t xml:space="preserve">are mentioned in the </w:t>
      </w:r>
      <w:r w:rsidR="00DE777F">
        <w:t>Table 2</w:t>
      </w:r>
      <w:r w:rsidR="0059423F">
        <w:t>8</w:t>
      </w:r>
      <w:r w:rsidR="00DE777F">
        <w:t>,2</w:t>
      </w:r>
      <w:r w:rsidR="0059423F">
        <w:t>9</w:t>
      </w:r>
    </w:p>
    <w:tbl>
      <w:tblPr>
        <w:tblStyle w:val="TableGrid"/>
        <w:tblW w:w="0" w:type="auto"/>
        <w:tblLook w:val="04A0" w:firstRow="1" w:lastRow="0" w:firstColumn="1" w:lastColumn="0" w:noHBand="0" w:noVBand="1"/>
      </w:tblPr>
      <w:tblGrid>
        <w:gridCol w:w="4509"/>
        <w:gridCol w:w="4510"/>
      </w:tblGrid>
      <w:tr w:rsidR="00DE777F" w14:paraId="557F4272" w14:textId="77777777" w:rsidTr="00246AA7">
        <w:tc>
          <w:tcPr>
            <w:tcW w:w="4509" w:type="dxa"/>
          </w:tcPr>
          <w:p w14:paraId="7CACFC10" w14:textId="77777777" w:rsidR="00DE777F" w:rsidRDefault="00DE777F" w:rsidP="00246AA7">
            <w:r>
              <w:t>Resource Type</w:t>
            </w:r>
          </w:p>
        </w:tc>
        <w:tc>
          <w:tcPr>
            <w:tcW w:w="4510" w:type="dxa"/>
          </w:tcPr>
          <w:p w14:paraId="134EEA4D" w14:textId="03A76CD6" w:rsidR="00DE777F" w:rsidRDefault="0059423F" w:rsidP="00246AA7">
            <w:r>
              <w:t>DB Server</w:t>
            </w:r>
          </w:p>
        </w:tc>
      </w:tr>
      <w:tr w:rsidR="00DE777F" w14:paraId="1EF0D8F6" w14:textId="77777777" w:rsidTr="00246AA7">
        <w:tc>
          <w:tcPr>
            <w:tcW w:w="4509" w:type="dxa"/>
          </w:tcPr>
          <w:p w14:paraId="0E24EB48" w14:textId="77777777" w:rsidR="00DE777F" w:rsidRDefault="00DE777F" w:rsidP="00246AA7">
            <w:r>
              <w:t>Resource Name</w:t>
            </w:r>
          </w:p>
        </w:tc>
        <w:tc>
          <w:tcPr>
            <w:tcW w:w="4510" w:type="dxa"/>
          </w:tcPr>
          <w:p w14:paraId="3962D0CB" w14:textId="2E56210A" w:rsidR="00DE777F" w:rsidRDefault="00DE777F" w:rsidP="00246AA7">
            <w:r>
              <w:t>VM00000</w:t>
            </w:r>
            <w:r w:rsidR="0059423F">
              <w:t>1</w:t>
            </w:r>
          </w:p>
        </w:tc>
      </w:tr>
      <w:tr w:rsidR="00DE777F" w14:paraId="3ECAB0A8" w14:textId="77777777" w:rsidTr="00246AA7">
        <w:tc>
          <w:tcPr>
            <w:tcW w:w="4509" w:type="dxa"/>
          </w:tcPr>
          <w:p w14:paraId="18C00759" w14:textId="77777777" w:rsidR="00DE777F" w:rsidRDefault="00DE777F" w:rsidP="00246AA7">
            <w:r>
              <w:t>Number of Resources</w:t>
            </w:r>
          </w:p>
        </w:tc>
        <w:tc>
          <w:tcPr>
            <w:tcW w:w="4510" w:type="dxa"/>
          </w:tcPr>
          <w:p w14:paraId="19E69ABB" w14:textId="27DB8DE1" w:rsidR="00DE777F" w:rsidRPr="006B1008" w:rsidRDefault="0059423F" w:rsidP="00246AA7">
            <w:r>
              <w:t>1</w:t>
            </w:r>
          </w:p>
        </w:tc>
      </w:tr>
      <w:tr w:rsidR="00DE777F" w14:paraId="00758ADA" w14:textId="77777777" w:rsidTr="00246AA7">
        <w:tc>
          <w:tcPr>
            <w:tcW w:w="4509" w:type="dxa"/>
          </w:tcPr>
          <w:p w14:paraId="00E7E3C5" w14:textId="77777777" w:rsidR="00DE777F" w:rsidRDefault="00DE777F" w:rsidP="00246AA7">
            <w:r>
              <w:t>Metric Name</w:t>
            </w:r>
          </w:p>
        </w:tc>
        <w:tc>
          <w:tcPr>
            <w:tcW w:w="4510" w:type="dxa"/>
          </w:tcPr>
          <w:p w14:paraId="5B199BA9" w14:textId="77777777" w:rsidR="00DE777F" w:rsidRDefault="00DE777F" w:rsidP="00246AA7">
            <w:r w:rsidRPr="006B1008">
              <w:t>Server Status</w:t>
            </w:r>
          </w:p>
        </w:tc>
      </w:tr>
      <w:tr w:rsidR="00DE777F" w14:paraId="4231F50C" w14:textId="77777777" w:rsidTr="00246AA7">
        <w:tc>
          <w:tcPr>
            <w:tcW w:w="4509" w:type="dxa"/>
          </w:tcPr>
          <w:p w14:paraId="385C6DB7" w14:textId="77777777" w:rsidR="00DE777F" w:rsidRDefault="00DE777F" w:rsidP="00246AA7">
            <w:r>
              <w:t>Monitoring Plan</w:t>
            </w:r>
          </w:p>
        </w:tc>
        <w:tc>
          <w:tcPr>
            <w:tcW w:w="4510" w:type="dxa"/>
          </w:tcPr>
          <w:p w14:paraId="4CE9D8E0" w14:textId="20C87A13" w:rsidR="00DE777F" w:rsidRDefault="0059423F" w:rsidP="00246AA7">
            <w:r>
              <w:t>DB Server Status Check</w:t>
            </w:r>
          </w:p>
        </w:tc>
      </w:tr>
      <w:tr w:rsidR="00DE777F" w14:paraId="05F133F0" w14:textId="77777777" w:rsidTr="00246AA7">
        <w:tc>
          <w:tcPr>
            <w:tcW w:w="4509" w:type="dxa"/>
          </w:tcPr>
          <w:p w14:paraId="1192A7E0" w14:textId="77777777" w:rsidR="00DE777F" w:rsidRDefault="00DE777F" w:rsidP="00246AA7">
            <w:r>
              <w:t>Remediation Plan</w:t>
            </w:r>
          </w:p>
        </w:tc>
        <w:tc>
          <w:tcPr>
            <w:tcW w:w="4510" w:type="dxa"/>
          </w:tcPr>
          <w:p w14:paraId="423F0009" w14:textId="77777777" w:rsidR="00DE777F" w:rsidRDefault="00DE777F" w:rsidP="00246AA7">
            <w:r>
              <w:t>Server Up Status Check</w:t>
            </w:r>
          </w:p>
        </w:tc>
      </w:tr>
      <w:tr w:rsidR="00DE777F" w14:paraId="782C8D60" w14:textId="77777777" w:rsidTr="00246AA7">
        <w:tc>
          <w:tcPr>
            <w:tcW w:w="4509" w:type="dxa"/>
          </w:tcPr>
          <w:p w14:paraId="1162296D" w14:textId="77777777" w:rsidR="00DE777F" w:rsidRDefault="00DE777F" w:rsidP="00246AA7">
            <w:r>
              <w:t>Child Resource Type</w:t>
            </w:r>
          </w:p>
        </w:tc>
        <w:tc>
          <w:tcPr>
            <w:tcW w:w="4510" w:type="dxa"/>
          </w:tcPr>
          <w:p w14:paraId="7DDBE6A7" w14:textId="77777777" w:rsidR="00DE777F" w:rsidRDefault="00DE777F" w:rsidP="00246AA7">
            <w:pPr>
              <w:keepNext/>
            </w:pPr>
            <w:r>
              <w:t>Services</w:t>
            </w:r>
          </w:p>
        </w:tc>
      </w:tr>
    </w:tbl>
    <w:p w14:paraId="60388DB0" w14:textId="677B9AFE" w:rsidR="00DE777F" w:rsidRDefault="00DE777F" w:rsidP="00DE777F">
      <w:pPr>
        <w:pStyle w:val="Caption"/>
        <w:jc w:val="center"/>
      </w:pPr>
      <w:r>
        <w:t xml:space="preserve">Table </w:t>
      </w:r>
      <w:fldSimple w:instr=" SEQ Table \* ARABIC ">
        <w:r w:rsidR="007D71FF">
          <w:rPr>
            <w:noProof/>
          </w:rPr>
          <w:t>27</w:t>
        </w:r>
      </w:fldSimple>
    </w:p>
    <w:p w14:paraId="74A095D7" w14:textId="3B828358" w:rsidR="00DE777F" w:rsidRDefault="0059423F" w:rsidP="00DE777F">
      <w:pPr>
        <w:pStyle w:val="ListParagraph"/>
        <w:numPr>
          <w:ilvl w:val="0"/>
          <w:numId w:val="17"/>
        </w:numPr>
      </w:pPr>
      <w:r>
        <w:lastRenderedPageBreak/>
        <w:t>1 DB</w:t>
      </w:r>
      <w:r w:rsidR="00DE777F">
        <w:t xml:space="preserve"> service </w:t>
      </w:r>
      <w:r>
        <w:t>is</w:t>
      </w:r>
      <w:r w:rsidR="00DE777F">
        <w:t xml:space="preserve"> </w:t>
      </w:r>
      <w:r w:rsidR="00204C16">
        <w:t>available,</w:t>
      </w:r>
      <w:r w:rsidR="00DE777F">
        <w:t xml:space="preserve"> and detail</w:t>
      </w:r>
      <w:r w:rsidR="005D3B7D">
        <w:t xml:space="preserve"> is</w:t>
      </w:r>
      <w:r w:rsidR="00DE777F">
        <w:t xml:space="preserve"> given below in Table </w:t>
      </w:r>
      <w:r>
        <w:t>28</w:t>
      </w:r>
    </w:p>
    <w:tbl>
      <w:tblPr>
        <w:tblW w:w="5060" w:type="dxa"/>
        <w:tblInd w:w="1735" w:type="dxa"/>
        <w:tblLook w:val="04A0" w:firstRow="1" w:lastRow="0" w:firstColumn="1" w:lastColumn="0" w:noHBand="0" w:noVBand="1"/>
      </w:tblPr>
      <w:tblGrid>
        <w:gridCol w:w="5060"/>
      </w:tblGrid>
      <w:tr w:rsidR="00DE777F" w:rsidRPr="00BA11AD" w14:paraId="7ABE2B19" w14:textId="77777777" w:rsidTr="00246AA7">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A15171" w14:textId="77777777" w:rsidR="00DE777F" w:rsidRPr="00BA11AD" w:rsidRDefault="00DE777F" w:rsidP="00246AA7">
            <w:pPr>
              <w:spacing w:after="0" w:line="240" w:lineRule="auto"/>
              <w:jc w:val="center"/>
              <w:rPr>
                <w:rFonts w:ascii="Calibri" w:eastAsia="Times New Roman" w:hAnsi="Calibri" w:cs="Calibri"/>
                <w:b/>
                <w:bCs/>
                <w:color w:val="000000"/>
              </w:rPr>
            </w:pPr>
            <w:r>
              <w:rPr>
                <w:b/>
                <w:bCs/>
              </w:rPr>
              <w:t>Robot</w:t>
            </w:r>
            <w:r w:rsidRPr="00BA11AD">
              <w:rPr>
                <w:b/>
                <w:bCs/>
              </w:rPr>
              <w:t xml:space="preserve"> service</w:t>
            </w:r>
          </w:p>
        </w:tc>
      </w:tr>
      <w:tr w:rsidR="00DE777F" w:rsidRPr="00FF3308" w14:paraId="4476A0C9" w14:textId="77777777" w:rsidTr="00246AA7">
        <w:trPr>
          <w:trHeight w:val="300"/>
        </w:trPr>
        <w:tc>
          <w:tcPr>
            <w:tcW w:w="5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8501F" w14:textId="248AAF59" w:rsidR="00DE777F" w:rsidRPr="00FF3308" w:rsidRDefault="0059423F" w:rsidP="00246AA7">
            <w:pPr>
              <w:spacing w:after="0" w:line="240" w:lineRule="auto"/>
              <w:rPr>
                <w:rFonts w:ascii="Calibri" w:eastAsia="Times New Roman" w:hAnsi="Calibri" w:cs="Calibri"/>
                <w:color w:val="000000"/>
              </w:rPr>
            </w:pPr>
            <w:r w:rsidRPr="0059423F">
              <w:rPr>
                <w:rFonts w:ascii="Calibri" w:eastAsia="Times New Roman" w:hAnsi="Calibri" w:cs="Calibri"/>
                <w:color w:val="000000"/>
              </w:rPr>
              <w:t>MSSQLSERVER</w:t>
            </w:r>
          </w:p>
        </w:tc>
      </w:tr>
    </w:tbl>
    <w:p w14:paraId="6F58B0D9" w14:textId="54B61E6F" w:rsidR="00DE777F" w:rsidRDefault="00DE777F" w:rsidP="00DE777F">
      <w:pPr>
        <w:pStyle w:val="Caption"/>
        <w:jc w:val="center"/>
      </w:pPr>
      <w:r>
        <w:t xml:space="preserve">Table </w:t>
      </w:r>
      <w:fldSimple w:instr=" SEQ Table \* ARABIC ">
        <w:r w:rsidR="007D71FF">
          <w:rPr>
            <w:noProof/>
          </w:rPr>
          <w:t>28</w:t>
        </w:r>
      </w:fldSimple>
    </w:p>
    <w:tbl>
      <w:tblPr>
        <w:tblStyle w:val="TableGrid"/>
        <w:tblW w:w="0" w:type="auto"/>
        <w:tblLook w:val="04A0" w:firstRow="1" w:lastRow="0" w:firstColumn="1" w:lastColumn="0" w:noHBand="0" w:noVBand="1"/>
      </w:tblPr>
      <w:tblGrid>
        <w:gridCol w:w="4509"/>
        <w:gridCol w:w="4510"/>
      </w:tblGrid>
      <w:tr w:rsidR="00DE777F" w14:paraId="7FB58924" w14:textId="77777777" w:rsidTr="00246AA7">
        <w:tc>
          <w:tcPr>
            <w:tcW w:w="4509" w:type="dxa"/>
          </w:tcPr>
          <w:p w14:paraId="38857436" w14:textId="77777777" w:rsidR="00DE777F" w:rsidRDefault="00DE777F" w:rsidP="00246AA7">
            <w:r>
              <w:t>Resource Type</w:t>
            </w:r>
          </w:p>
        </w:tc>
        <w:tc>
          <w:tcPr>
            <w:tcW w:w="4510" w:type="dxa"/>
          </w:tcPr>
          <w:p w14:paraId="72C80D5C" w14:textId="77777777" w:rsidR="00DE777F" w:rsidRDefault="00DE777F" w:rsidP="00246AA7">
            <w:r>
              <w:t>Services</w:t>
            </w:r>
          </w:p>
        </w:tc>
      </w:tr>
      <w:tr w:rsidR="00DE777F" w14:paraId="4824BE18" w14:textId="77777777" w:rsidTr="00246AA7">
        <w:tc>
          <w:tcPr>
            <w:tcW w:w="4509" w:type="dxa"/>
          </w:tcPr>
          <w:p w14:paraId="725B1AB1" w14:textId="77777777" w:rsidR="00DE777F" w:rsidRDefault="00DE777F" w:rsidP="00246AA7">
            <w:r>
              <w:t>Resource Name</w:t>
            </w:r>
          </w:p>
        </w:tc>
        <w:tc>
          <w:tcPr>
            <w:tcW w:w="4510" w:type="dxa"/>
          </w:tcPr>
          <w:p w14:paraId="2C1BF8CE" w14:textId="567A1F22" w:rsidR="00DE777F" w:rsidRDefault="00DE777F" w:rsidP="00246AA7">
            <w:r>
              <w:t xml:space="preserve">&lt;&lt;Each </w:t>
            </w:r>
            <w:r w:rsidR="0059423F">
              <w:t>Database</w:t>
            </w:r>
            <w:r>
              <w:t xml:space="preserve"> Service Name&gt;&gt;</w:t>
            </w:r>
          </w:p>
        </w:tc>
      </w:tr>
      <w:tr w:rsidR="00DE777F" w14:paraId="6A95C4B1" w14:textId="77777777" w:rsidTr="00246AA7">
        <w:tc>
          <w:tcPr>
            <w:tcW w:w="4509" w:type="dxa"/>
          </w:tcPr>
          <w:p w14:paraId="449D6E98" w14:textId="77777777" w:rsidR="00DE777F" w:rsidRDefault="00DE777F" w:rsidP="00246AA7">
            <w:r>
              <w:t>Number of Resources</w:t>
            </w:r>
          </w:p>
        </w:tc>
        <w:tc>
          <w:tcPr>
            <w:tcW w:w="4510" w:type="dxa"/>
          </w:tcPr>
          <w:p w14:paraId="66A888D2" w14:textId="5FA3AC67" w:rsidR="00DE777F" w:rsidRPr="006B1008" w:rsidRDefault="0059423F" w:rsidP="00246AA7">
            <w:r>
              <w:t>1</w:t>
            </w:r>
          </w:p>
        </w:tc>
      </w:tr>
      <w:tr w:rsidR="00DE777F" w14:paraId="2ABED2D6" w14:textId="77777777" w:rsidTr="00246AA7">
        <w:tc>
          <w:tcPr>
            <w:tcW w:w="4509" w:type="dxa"/>
          </w:tcPr>
          <w:p w14:paraId="0EA7A36E" w14:textId="77777777" w:rsidR="00DE777F" w:rsidRDefault="00DE777F" w:rsidP="00246AA7">
            <w:r>
              <w:t>Metric Name</w:t>
            </w:r>
          </w:p>
        </w:tc>
        <w:tc>
          <w:tcPr>
            <w:tcW w:w="4510" w:type="dxa"/>
          </w:tcPr>
          <w:p w14:paraId="5035605E" w14:textId="77777777" w:rsidR="00DE777F" w:rsidRDefault="00DE777F" w:rsidP="00246AA7">
            <w:r w:rsidRPr="00BA11AD">
              <w:t>Service Status</w:t>
            </w:r>
          </w:p>
        </w:tc>
      </w:tr>
      <w:tr w:rsidR="00DE777F" w14:paraId="053FDB53" w14:textId="77777777" w:rsidTr="00246AA7">
        <w:tc>
          <w:tcPr>
            <w:tcW w:w="4509" w:type="dxa"/>
          </w:tcPr>
          <w:p w14:paraId="75AB29AA" w14:textId="77777777" w:rsidR="00DE777F" w:rsidRDefault="00DE777F" w:rsidP="00246AA7">
            <w:r>
              <w:t>Monitoring Plan</w:t>
            </w:r>
          </w:p>
        </w:tc>
        <w:tc>
          <w:tcPr>
            <w:tcW w:w="4510" w:type="dxa"/>
          </w:tcPr>
          <w:p w14:paraId="426A5B5D" w14:textId="77777777" w:rsidR="00DE777F" w:rsidRDefault="00DE777F" w:rsidP="00246AA7">
            <w:r>
              <w:t>Service Status</w:t>
            </w:r>
          </w:p>
        </w:tc>
      </w:tr>
      <w:tr w:rsidR="00DE777F" w14:paraId="5444BE19" w14:textId="77777777" w:rsidTr="00246AA7">
        <w:tc>
          <w:tcPr>
            <w:tcW w:w="4509" w:type="dxa"/>
          </w:tcPr>
          <w:p w14:paraId="7DCDBF23" w14:textId="77777777" w:rsidR="00DE777F" w:rsidRDefault="00DE777F" w:rsidP="00246AA7">
            <w:r>
              <w:t>Remediation Plan</w:t>
            </w:r>
          </w:p>
        </w:tc>
        <w:tc>
          <w:tcPr>
            <w:tcW w:w="4510" w:type="dxa"/>
          </w:tcPr>
          <w:p w14:paraId="592AA690" w14:textId="77777777" w:rsidR="00DE777F" w:rsidRDefault="00DE777F" w:rsidP="00246AA7">
            <w:pPr>
              <w:keepNext/>
            </w:pPr>
            <w:r>
              <w:t>Start Service</w:t>
            </w:r>
          </w:p>
        </w:tc>
      </w:tr>
    </w:tbl>
    <w:p w14:paraId="6C3DB27A" w14:textId="74724EC5" w:rsidR="00DE777F" w:rsidRDefault="00DE777F" w:rsidP="00DE777F">
      <w:pPr>
        <w:pStyle w:val="Caption"/>
        <w:jc w:val="center"/>
      </w:pPr>
      <w:r>
        <w:t xml:space="preserve">Table </w:t>
      </w:r>
      <w:fldSimple w:instr=" SEQ Table \* ARABIC ">
        <w:r w:rsidR="007D71FF">
          <w:rPr>
            <w:noProof/>
          </w:rPr>
          <w:t>29</w:t>
        </w:r>
      </w:fldSimple>
    </w:p>
    <w:p w14:paraId="79285ED8" w14:textId="77777777" w:rsidR="00155823" w:rsidRDefault="00155823" w:rsidP="00155823">
      <w:pPr>
        <w:pStyle w:val="ListParagraph"/>
        <w:rPr>
          <w:lang w:val="en" w:eastAsia="de-DE"/>
        </w:rPr>
      </w:pPr>
    </w:p>
    <w:p w14:paraId="09DE3553" w14:textId="66561556" w:rsidR="00DB71D3" w:rsidRDefault="00DB71D3" w:rsidP="00DB71D3">
      <w:pPr>
        <w:pStyle w:val="Heading4"/>
      </w:pPr>
      <w:bookmarkStart w:id="41" w:name="_Toc96333382"/>
      <w:r>
        <w:t xml:space="preserve">Map </w:t>
      </w:r>
      <w:r w:rsidR="00005684">
        <w:t>Resource</w:t>
      </w:r>
      <w:r>
        <w:t xml:space="preserve"> to </w:t>
      </w:r>
      <w:r w:rsidR="00005684">
        <w:t>Portfolio</w:t>
      </w:r>
      <w:bookmarkEnd w:id="41"/>
    </w:p>
    <w:p w14:paraId="5FCD0A05" w14:textId="77777777" w:rsidR="00547133" w:rsidRDefault="00547133" w:rsidP="00547133">
      <w:pPr>
        <w:pStyle w:val="ListParagraph"/>
        <w:rPr>
          <w:lang w:val="en" w:eastAsia="de-DE"/>
        </w:rPr>
      </w:pPr>
    </w:p>
    <w:p w14:paraId="298887AE" w14:textId="2DD24FB8" w:rsidR="00DB71D3" w:rsidRDefault="00DB71D3" w:rsidP="001730A3">
      <w:pPr>
        <w:pStyle w:val="ListParagraph"/>
        <w:numPr>
          <w:ilvl w:val="0"/>
          <w:numId w:val="9"/>
        </w:numPr>
        <w:rPr>
          <w:lang w:val="en" w:eastAsia="de-DE"/>
        </w:rPr>
      </w:pPr>
      <w:r>
        <w:rPr>
          <w:lang w:val="en" w:eastAsia="de-DE"/>
        </w:rPr>
        <w:t>By default, all the Resources are mapped to Default Portfolio.</w:t>
      </w:r>
    </w:p>
    <w:p w14:paraId="72806157" w14:textId="2FFFBE33" w:rsidR="00DB71D3" w:rsidRDefault="00DB71D3" w:rsidP="001730A3">
      <w:pPr>
        <w:pStyle w:val="ListParagraph"/>
        <w:numPr>
          <w:ilvl w:val="0"/>
          <w:numId w:val="9"/>
        </w:numPr>
        <w:rPr>
          <w:lang w:val="en" w:eastAsia="de-DE"/>
        </w:rPr>
      </w:pPr>
      <w:r>
        <w:rPr>
          <w:lang w:val="en" w:eastAsia="de-DE"/>
        </w:rPr>
        <w:t xml:space="preserve">If User wants to create a new </w:t>
      </w:r>
      <w:r w:rsidR="00F95321">
        <w:rPr>
          <w:lang w:val="en" w:eastAsia="de-DE"/>
        </w:rPr>
        <w:t xml:space="preserve">portfolio, please refer </w:t>
      </w:r>
      <w:r w:rsidR="0033645E">
        <w:rPr>
          <w:lang w:val="en" w:eastAsia="de-DE"/>
        </w:rPr>
        <w:t>“</w:t>
      </w:r>
      <w:r w:rsidR="006D429F">
        <w:rPr>
          <w:lang w:val="en" w:eastAsia="de-DE"/>
        </w:rPr>
        <w:t>Create Portfolio</w:t>
      </w:r>
      <w:r w:rsidR="0033645E">
        <w:rPr>
          <w:lang w:val="en" w:eastAsia="de-DE"/>
        </w:rPr>
        <w:t>”</w:t>
      </w:r>
      <w:r w:rsidR="006D429F">
        <w:rPr>
          <w:lang w:val="en" w:eastAsia="de-DE"/>
        </w:rPr>
        <w:t xml:space="preserve"> Section in </w:t>
      </w:r>
      <w:proofErr w:type="spellStart"/>
      <w:r w:rsidR="006D429F" w:rsidRPr="006D429F">
        <w:rPr>
          <w:lang w:val="en" w:eastAsia="de-DE"/>
        </w:rPr>
        <w:t>SuperBot_Installation_Document</w:t>
      </w:r>
      <w:r w:rsidR="006D429F">
        <w:rPr>
          <w:lang w:val="en" w:eastAsia="de-DE"/>
        </w:rPr>
        <w:t>.docs</w:t>
      </w:r>
      <w:proofErr w:type="spellEnd"/>
      <w:r w:rsidR="006D429F">
        <w:rPr>
          <w:lang w:val="en" w:eastAsia="de-DE"/>
        </w:rPr>
        <w:t xml:space="preserve"> </w:t>
      </w:r>
    </w:p>
    <w:p w14:paraId="623BC6B0" w14:textId="7EAD220B" w:rsidR="00ED00C1" w:rsidRDefault="00F95321" w:rsidP="001730A3">
      <w:pPr>
        <w:pStyle w:val="ListParagraph"/>
        <w:numPr>
          <w:ilvl w:val="0"/>
          <w:numId w:val="9"/>
        </w:numPr>
        <w:rPr>
          <w:lang w:val="en" w:eastAsia="de-DE"/>
        </w:rPr>
      </w:pPr>
      <w:r>
        <w:rPr>
          <w:lang w:val="en" w:eastAsia="de-DE"/>
        </w:rPr>
        <w:t xml:space="preserve">After creating the desired portfolio, user can Map the Portfolio </w:t>
      </w:r>
      <w:r w:rsidR="002E7654">
        <w:rPr>
          <w:lang w:val="en" w:eastAsia="de-DE"/>
        </w:rPr>
        <w:t>using</w:t>
      </w:r>
      <w:r w:rsidR="00ED00C1">
        <w:rPr>
          <w:lang w:val="en" w:eastAsia="de-DE"/>
        </w:rPr>
        <w:t xml:space="preserve"> Resource screen </w:t>
      </w:r>
    </w:p>
    <w:p w14:paraId="386B1BE4" w14:textId="77777777" w:rsidR="00ED00C1" w:rsidRDefault="00ED00C1" w:rsidP="00ED00C1">
      <w:pPr>
        <w:ind w:left="360" w:firstLine="360"/>
        <w:rPr>
          <w:lang w:val="en" w:eastAsia="de-DE"/>
        </w:rPr>
      </w:pPr>
      <w:r>
        <w:rPr>
          <w:lang w:val="en" w:eastAsia="de-DE"/>
        </w:rPr>
        <w:t>For Example,</w:t>
      </w:r>
    </w:p>
    <w:p w14:paraId="1CA7F829" w14:textId="3E944ECE" w:rsidR="00ED00C1" w:rsidRDefault="00ED00C1" w:rsidP="00ED00C1">
      <w:pPr>
        <w:ind w:left="1080"/>
        <w:rPr>
          <w:lang w:val="en" w:eastAsia="de-DE"/>
        </w:rPr>
      </w:pPr>
      <w:r>
        <w:rPr>
          <w:lang w:val="en" w:eastAsia="de-DE"/>
        </w:rPr>
        <w:t>The user created the following Portfolio</w:t>
      </w:r>
      <w:r w:rsidR="00EC6695">
        <w:rPr>
          <w:lang w:val="en" w:eastAsia="de-DE"/>
        </w:rPr>
        <w:t>s</w:t>
      </w:r>
    </w:p>
    <w:p w14:paraId="22506042" w14:textId="58099728" w:rsidR="00ED00C1" w:rsidRDefault="00ED00C1" w:rsidP="00ED00C1">
      <w:pPr>
        <w:pStyle w:val="ListParagraph"/>
        <w:numPr>
          <w:ilvl w:val="0"/>
          <w:numId w:val="32"/>
        </w:numPr>
        <w:ind w:left="1440"/>
        <w:rPr>
          <w:lang w:val="en" w:eastAsia="de-DE"/>
        </w:rPr>
      </w:pPr>
      <w:r>
        <w:rPr>
          <w:lang w:val="en" w:eastAsia="de-DE"/>
        </w:rPr>
        <w:t xml:space="preserve">Finance Infrastructure </w:t>
      </w:r>
    </w:p>
    <w:p w14:paraId="02F8CE59" w14:textId="4FADBF67" w:rsidR="00ED00C1" w:rsidRDefault="00ED00C1" w:rsidP="00ED00C1">
      <w:pPr>
        <w:pStyle w:val="ListParagraph"/>
        <w:numPr>
          <w:ilvl w:val="1"/>
          <w:numId w:val="32"/>
        </w:numPr>
        <w:ind w:left="2160"/>
        <w:rPr>
          <w:lang w:val="en" w:eastAsia="de-DE"/>
        </w:rPr>
      </w:pPr>
      <w:r>
        <w:rPr>
          <w:lang w:val="en" w:eastAsia="de-DE"/>
        </w:rPr>
        <w:t xml:space="preserve">For all the Infrastructure components such as Control Tower, Control Tower Windows Service, Bot Runner, Bot Runner Windows Services, Database Server, Database windows services, Bot Creator, Bot Creator windows Services. </w:t>
      </w:r>
    </w:p>
    <w:p w14:paraId="2BA9501F" w14:textId="5794C01D" w:rsidR="00F95321" w:rsidRDefault="00ED00C1" w:rsidP="00ED00C1">
      <w:pPr>
        <w:pStyle w:val="ListParagraph"/>
        <w:numPr>
          <w:ilvl w:val="0"/>
          <w:numId w:val="32"/>
        </w:numPr>
        <w:ind w:left="1440"/>
        <w:rPr>
          <w:lang w:val="en" w:eastAsia="de-DE"/>
        </w:rPr>
      </w:pPr>
      <w:r>
        <w:rPr>
          <w:lang w:val="en" w:eastAsia="de-DE"/>
        </w:rPr>
        <w:t>Finance Business Process</w:t>
      </w:r>
      <w:r w:rsidR="00F95321" w:rsidRPr="00ED00C1">
        <w:rPr>
          <w:lang w:val="en" w:eastAsia="de-DE"/>
        </w:rPr>
        <w:t xml:space="preserve">  </w:t>
      </w:r>
    </w:p>
    <w:p w14:paraId="408796D5" w14:textId="0184E2B8" w:rsidR="00ED00C1" w:rsidRDefault="00ED00C1" w:rsidP="00ED00C1">
      <w:pPr>
        <w:pStyle w:val="ListParagraph"/>
        <w:numPr>
          <w:ilvl w:val="1"/>
          <w:numId w:val="32"/>
        </w:numPr>
        <w:ind w:left="2160"/>
        <w:rPr>
          <w:lang w:val="en" w:eastAsia="de-DE"/>
        </w:rPr>
      </w:pPr>
      <w:r>
        <w:rPr>
          <w:lang w:val="en" w:eastAsia="de-DE"/>
        </w:rPr>
        <w:t xml:space="preserve">For all the Bot / Process, example:  </w:t>
      </w:r>
      <w:r w:rsidRPr="00536F43">
        <w:rPr>
          <w:lang w:val="en" w:eastAsia="de-DE"/>
        </w:rPr>
        <w:t>Account</w:t>
      </w:r>
      <w:r>
        <w:rPr>
          <w:lang w:val="en" w:eastAsia="de-DE"/>
        </w:rPr>
        <w:t xml:space="preserve"> </w:t>
      </w:r>
      <w:r w:rsidRPr="00536F43">
        <w:rPr>
          <w:lang w:val="en" w:eastAsia="de-DE"/>
        </w:rPr>
        <w:t>Reconciliation</w:t>
      </w:r>
      <w:r>
        <w:rPr>
          <w:lang w:val="en" w:eastAsia="de-DE"/>
        </w:rPr>
        <w:t xml:space="preserve"> Bot, Order Entry Bot, Order Processing Bot, Worker Order Bot</w:t>
      </w:r>
    </w:p>
    <w:p w14:paraId="61FA60C4" w14:textId="65DC39C1" w:rsidR="00137839" w:rsidRDefault="00137839" w:rsidP="00137839">
      <w:pPr>
        <w:pStyle w:val="ListParagraph"/>
        <w:numPr>
          <w:ilvl w:val="1"/>
          <w:numId w:val="9"/>
        </w:numPr>
        <w:rPr>
          <w:lang w:val="en" w:eastAsia="de-DE"/>
        </w:rPr>
      </w:pPr>
      <w:r w:rsidRPr="00137839">
        <w:rPr>
          <w:lang w:val="en" w:eastAsia="de-DE"/>
        </w:rPr>
        <w:t xml:space="preserve"> If Users wants to map “Finance Infrastructure” Portfolio </w:t>
      </w:r>
      <w:r w:rsidR="0033645E">
        <w:rPr>
          <w:lang w:val="en" w:eastAsia="de-DE"/>
        </w:rPr>
        <w:t>to</w:t>
      </w:r>
      <w:r w:rsidRPr="00137839">
        <w:rPr>
          <w:lang w:val="en" w:eastAsia="de-DE"/>
        </w:rPr>
        <w:t xml:space="preserve"> Control Tower instance</w:t>
      </w:r>
      <w:r w:rsidR="00BF4E1A">
        <w:rPr>
          <w:lang w:val="en" w:eastAsia="de-DE"/>
        </w:rPr>
        <w:t xml:space="preserve"> and it services</w:t>
      </w:r>
      <w:r w:rsidRPr="00137839">
        <w:rPr>
          <w:lang w:val="en" w:eastAsia="de-DE"/>
        </w:rPr>
        <w:t xml:space="preserve">, then perform the following steps  </w:t>
      </w:r>
    </w:p>
    <w:p w14:paraId="58A425DB" w14:textId="3F159DC2" w:rsidR="009630F2" w:rsidRPr="001730A3" w:rsidRDefault="009630F2" w:rsidP="009630F2">
      <w:pPr>
        <w:pStyle w:val="ListParagraph"/>
        <w:numPr>
          <w:ilvl w:val="2"/>
          <w:numId w:val="17"/>
        </w:numPr>
        <w:rPr>
          <w:b/>
          <w:bCs/>
        </w:rPr>
      </w:pPr>
      <w:r>
        <w:t xml:space="preserve">Click Edit icon of </w:t>
      </w:r>
      <w:r w:rsidR="007B0CEE">
        <w:t>the</w:t>
      </w:r>
      <w:r>
        <w:t xml:space="preserve"> platform as mentioned </w:t>
      </w:r>
      <w:r w:rsidR="00DB3E33">
        <w:t>in the Figure</w:t>
      </w:r>
      <w:r>
        <w:t xml:space="preserve"> 1</w:t>
      </w:r>
      <w:r w:rsidR="002E23E8">
        <w:t>4</w:t>
      </w:r>
      <w:r>
        <w:t xml:space="preserve">, it will open the Resource model of Automation Anywhere Enterprise </w:t>
      </w:r>
      <w:r w:rsidR="007D3145">
        <w:t>(</w:t>
      </w:r>
      <w:proofErr w:type="spellStart"/>
      <w:r w:rsidR="007D3145">
        <w:t>DemoAAPlatform</w:t>
      </w:r>
      <w:proofErr w:type="spellEnd"/>
      <w:r w:rsidR="007D3145">
        <w:t>)</w:t>
      </w:r>
    </w:p>
    <w:p w14:paraId="7D9FC71B" w14:textId="2C4D2371" w:rsidR="00137839" w:rsidRDefault="00137839" w:rsidP="009630F2">
      <w:pPr>
        <w:pStyle w:val="ListParagraph"/>
        <w:ind w:left="1440"/>
        <w:rPr>
          <w:lang w:val="en" w:eastAsia="de-DE"/>
        </w:rPr>
      </w:pPr>
    </w:p>
    <w:p w14:paraId="402D1B19" w14:textId="77777777" w:rsidR="009630F2" w:rsidRDefault="009630F2" w:rsidP="009630F2">
      <w:pPr>
        <w:pStyle w:val="ListParagraph"/>
        <w:keepNext/>
        <w:ind w:left="1440"/>
      </w:pPr>
      <w:r>
        <w:rPr>
          <w:b/>
          <w:bCs/>
          <w:noProof/>
        </w:rPr>
        <w:lastRenderedPageBreak/>
        <w:drawing>
          <wp:inline distT="0" distB="0" distL="0" distR="0" wp14:anchorId="208F0567" wp14:editId="6C4FDBB3">
            <wp:extent cx="5205551"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6271" cy="2476843"/>
                    </a:xfrm>
                    <a:prstGeom prst="rect">
                      <a:avLst/>
                    </a:prstGeom>
                    <a:noFill/>
                    <a:ln>
                      <a:noFill/>
                    </a:ln>
                  </pic:spPr>
                </pic:pic>
              </a:graphicData>
            </a:graphic>
          </wp:inline>
        </w:drawing>
      </w:r>
    </w:p>
    <w:p w14:paraId="362EB0B1" w14:textId="0F417055" w:rsidR="009630F2" w:rsidRDefault="009630F2" w:rsidP="009630F2">
      <w:pPr>
        <w:pStyle w:val="Caption"/>
        <w:jc w:val="center"/>
        <w:rPr>
          <w:lang w:val="en" w:eastAsia="de-DE"/>
        </w:rPr>
      </w:pPr>
      <w:r>
        <w:t xml:space="preserve">Figure </w:t>
      </w:r>
      <w:fldSimple w:instr=" SEQ Figure \* ARABIC ">
        <w:r w:rsidR="007D71FF">
          <w:rPr>
            <w:noProof/>
          </w:rPr>
          <w:t>14</w:t>
        </w:r>
      </w:fldSimple>
    </w:p>
    <w:p w14:paraId="0D6D8DA7" w14:textId="2ED2D209" w:rsidR="009630F2" w:rsidRDefault="009630F2" w:rsidP="009630F2">
      <w:pPr>
        <w:pStyle w:val="ListParagraph"/>
        <w:ind w:left="1440"/>
        <w:rPr>
          <w:lang w:val="en" w:eastAsia="de-DE"/>
        </w:rPr>
      </w:pPr>
    </w:p>
    <w:p w14:paraId="26893054" w14:textId="55F19C66" w:rsidR="00572F1D" w:rsidRPr="00572F1D" w:rsidRDefault="002B1D3E" w:rsidP="009630F2">
      <w:pPr>
        <w:pStyle w:val="ListParagraph"/>
        <w:numPr>
          <w:ilvl w:val="2"/>
          <w:numId w:val="17"/>
        </w:numPr>
        <w:rPr>
          <w:b/>
          <w:bCs/>
        </w:rPr>
      </w:pPr>
      <w:r>
        <w:t>Click</w:t>
      </w:r>
      <w:r w:rsidR="00F06098">
        <w:t xml:space="preserve"> </w:t>
      </w:r>
      <w:r>
        <w:t>“</w:t>
      </w:r>
      <w:r w:rsidR="00F06098">
        <w:t>Control</w:t>
      </w:r>
      <w:r>
        <w:t xml:space="preserve"> Tower” tab and choose the “Finance Infrastructure”</w:t>
      </w:r>
      <w:r w:rsidR="007B7023">
        <w:t xml:space="preserve"> Portfolio</w:t>
      </w:r>
      <w:r>
        <w:t xml:space="preserve"> as mentioned in </w:t>
      </w:r>
      <w:r w:rsidR="007D017D">
        <w:t xml:space="preserve">the </w:t>
      </w:r>
      <w:r>
        <w:t>Figure 1</w:t>
      </w:r>
      <w:r w:rsidR="00682B14">
        <w:t>5</w:t>
      </w:r>
      <w:r w:rsidR="00572F1D">
        <w:t>.</w:t>
      </w:r>
    </w:p>
    <w:p w14:paraId="6FCC8653" w14:textId="77777777" w:rsidR="00F06098" w:rsidRPr="001730A3" w:rsidRDefault="00F06098" w:rsidP="00F06098">
      <w:pPr>
        <w:pStyle w:val="ListParagraph"/>
        <w:ind w:left="2160"/>
        <w:rPr>
          <w:b/>
          <w:bCs/>
        </w:rPr>
      </w:pPr>
    </w:p>
    <w:p w14:paraId="3DA053A2" w14:textId="35CD40F6" w:rsidR="002B1D3E" w:rsidRDefault="008146E3" w:rsidP="002B1D3E">
      <w:pPr>
        <w:pStyle w:val="ListParagraph"/>
        <w:keepNext/>
        <w:ind w:left="1440"/>
      </w:pPr>
      <w:r>
        <w:rPr>
          <w:noProof/>
        </w:rPr>
        <w:drawing>
          <wp:inline distT="0" distB="0" distL="0" distR="0" wp14:anchorId="5A7960C9" wp14:editId="7D2955CB">
            <wp:extent cx="5183505" cy="24403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3505" cy="2440305"/>
                    </a:xfrm>
                    <a:prstGeom prst="rect">
                      <a:avLst/>
                    </a:prstGeom>
                    <a:noFill/>
                    <a:ln>
                      <a:noFill/>
                    </a:ln>
                  </pic:spPr>
                </pic:pic>
              </a:graphicData>
            </a:graphic>
          </wp:inline>
        </w:drawing>
      </w:r>
    </w:p>
    <w:p w14:paraId="68D07025" w14:textId="1A2AF7DE" w:rsidR="009630F2" w:rsidRDefault="002B1D3E" w:rsidP="002B1D3E">
      <w:pPr>
        <w:pStyle w:val="Caption"/>
        <w:jc w:val="center"/>
        <w:rPr>
          <w:noProof/>
        </w:rPr>
      </w:pPr>
      <w:r>
        <w:t xml:space="preserve">Figure </w:t>
      </w:r>
      <w:fldSimple w:instr=" SEQ Figure \* ARABIC ">
        <w:r w:rsidR="007D71FF">
          <w:rPr>
            <w:noProof/>
          </w:rPr>
          <w:t>15</w:t>
        </w:r>
      </w:fldSimple>
    </w:p>
    <w:p w14:paraId="66DF1499" w14:textId="2CB04C8E" w:rsidR="00682B14" w:rsidRPr="00F06098" w:rsidRDefault="00682B14" w:rsidP="00512DA3">
      <w:pPr>
        <w:pStyle w:val="ListParagraph"/>
        <w:numPr>
          <w:ilvl w:val="2"/>
          <w:numId w:val="17"/>
        </w:numPr>
        <w:rPr>
          <w:b/>
          <w:bCs/>
        </w:rPr>
      </w:pPr>
      <w:r>
        <w:t xml:space="preserve">Scroll down and select the Control Tower windows Service and choose “Finance Infrastructure” Portfolio as mentioned in </w:t>
      </w:r>
      <w:r w:rsidR="00156D19">
        <w:t xml:space="preserve">the </w:t>
      </w:r>
      <w:r>
        <w:t>Figure 1</w:t>
      </w:r>
      <w:r w:rsidR="00156D19">
        <w:t>6</w:t>
      </w:r>
      <w:r>
        <w:t>.</w:t>
      </w:r>
    </w:p>
    <w:p w14:paraId="70EA4828" w14:textId="77777777" w:rsidR="00682B14" w:rsidRPr="00682B14" w:rsidRDefault="00682B14" w:rsidP="00682B14"/>
    <w:p w14:paraId="1883EB1A" w14:textId="17DF064F" w:rsidR="00BF4E1A" w:rsidRDefault="00BF4E1A" w:rsidP="00BF4E1A"/>
    <w:p w14:paraId="3B6933AB" w14:textId="77777777" w:rsidR="00BF4E1A" w:rsidRDefault="00BF4E1A" w:rsidP="00BF4E1A">
      <w:pPr>
        <w:keepNext/>
      </w:pPr>
      <w:r>
        <w:rPr>
          <w:noProof/>
        </w:rPr>
        <w:lastRenderedPageBreak/>
        <w:drawing>
          <wp:inline distT="0" distB="0" distL="0" distR="0" wp14:anchorId="6DFAAA50" wp14:editId="6C6FB78A">
            <wp:extent cx="5733415" cy="2657475"/>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2657475"/>
                    </a:xfrm>
                    <a:prstGeom prst="rect">
                      <a:avLst/>
                    </a:prstGeom>
                    <a:noFill/>
                    <a:ln>
                      <a:noFill/>
                    </a:ln>
                  </pic:spPr>
                </pic:pic>
              </a:graphicData>
            </a:graphic>
          </wp:inline>
        </w:drawing>
      </w:r>
    </w:p>
    <w:p w14:paraId="6201D193" w14:textId="71656BEC" w:rsidR="00BF4E1A" w:rsidRDefault="00BF4E1A" w:rsidP="00BF4E1A">
      <w:pPr>
        <w:pStyle w:val="Caption"/>
        <w:jc w:val="center"/>
      </w:pPr>
      <w:r>
        <w:t xml:space="preserve">Figure </w:t>
      </w:r>
      <w:fldSimple w:instr=" SEQ Figure \* ARABIC ">
        <w:r w:rsidR="007D71FF">
          <w:rPr>
            <w:noProof/>
          </w:rPr>
          <w:t>16</w:t>
        </w:r>
      </w:fldSimple>
    </w:p>
    <w:p w14:paraId="75BCB00D" w14:textId="77777777" w:rsidR="00BF4E1A" w:rsidRPr="00BF4E1A" w:rsidRDefault="00BF4E1A" w:rsidP="00BF4E1A"/>
    <w:p w14:paraId="5D91B764" w14:textId="77777777" w:rsidR="002B1D3E" w:rsidRDefault="002B1D3E" w:rsidP="009630F2">
      <w:pPr>
        <w:pStyle w:val="ListParagraph"/>
        <w:ind w:left="1440"/>
        <w:rPr>
          <w:lang w:val="en" w:eastAsia="de-DE"/>
        </w:rPr>
      </w:pPr>
    </w:p>
    <w:p w14:paraId="61EAF66F" w14:textId="0DFCDD17" w:rsidR="00F06098" w:rsidRDefault="00F06098" w:rsidP="009630F2">
      <w:pPr>
        <w:pStyle w:val="ListParagraph"/>
        <w:ind w:left="1440"/>
        <w:rPr>
          <w:lang w:val="en" w:eastAsia="de-DE"/>
        </w:rPr>
      </w:pPr>
    </w:p>
    <w:p w14:paraId="1CC5D9FE" w14:textId="18E85925" w:rsidR="00F06098" w:rsidRPr="00C30CDC" w:rsidRDefault="002B1D3E" w:rsidP="00AA3F9F">
      <w:pPr>
        <w:pStyle w:val="ListParagraph"/>
        <w:numPr>
          <w:ilvl w:val="2"/>
          <w:numId w:val="17"/>
        </w:numPr>
        <w:rPr>
          <w:b/>
          <w:bCs/>
        </w:rPr>
      </w:pPr>
      <w:r>
        <w:t xml:space="preserve">Click “Update” button to Save </w:t>
      </w:r>
      <w:r w:rsidR="00FC52CF">
        <w:t xml:space="preserve">the changes </w:t>
      </w:r>
      <w:r>
        <w:t>as mentioned</w:t>
      </w:r>
      <w:r w:rsidR="00FC52CF">
        <w:t xml:space="preserve"> in the</w:t>
      </w:r>
      <w:r>
        <w:t xml:space="preserve"> Figure 1</w:t>
      </w:r>
      <w:r w:rsidR="00FC52CF">
        <w:t>7</w:t>
      </w:r>
    </w:p>
    <w:p w14:paraId="349F74E5" w14:textId="69CF967E" w:rsidR="00C30CDC" w:rsidRPr="00F06098" w:rsidRDefault="00C30CDC" w:rsidP="00AA3F9F">
      <w:pPr>
        <w:pStyle w:val="ListParagraph"/>
        <w:numPr>
          <w:ilvl w:val="2"/>
          <w:numId w:val="17"/>
        </w:numPr>
        <w:rPr>
          <w:b/>
          <w:bCs/>
        </w:rPr>
      </w:pPr>
      <w:r>
        <w:t xml:space="preserve">User </w:t>
      </w:r>
      <w:proofErr w:type="gramStart"/>
      <w:r>
        <w:t>has to</w:t>
      </w:r>
      <w:proofErr w:type="gramEnd"/>
      <w:r>
        <w:t xml:space="preserve"> choose all the Control Tower windows services one by one and perform step </w:t>
      </w:r>
      <w:r w:rsidRPr="00C71806">
        <w:rPr>
          <w:b/>
          <w:bCs/>
        </w:rPr>
        <w:t xml:space="preserve">c </w:t>
      </w:r>
      <w:r>
        <w:t xml:space="preserve">and </w:t>
      </w:r>
      <w:r w:rsidRPr="00C71806">
        <w:rPr>
          <w:b/>
          <w:bCs/>
        </w:rPr>
        <w:t>d</w:t>
      </w:r>
      <w:r>
        <w:t xml:space="preserve"> for all services.</w:t>
      </w:r>
    </w:p>
    <w:p w14:paraId="38BA69E3" w14:textId="77777777" w:rsidR="00F06098" w:rsidRDefault="00F06098" w:rsidP="009630F2">
      <w:pPr>
        <w:pStyle w:val="ListParagraph"/>
        <w:ind w:left="1440"/>
        <w:rPr>
          <w:lang w:val="en" w:eastAsia="de-DE"/>
        </w:rPr>
      </w:pPr>
    </w:p>
    <w:p w14:paraId="7C805A99" w14:textId="77777777" w:rsidR="002B1D3E" w:rsidRDefault="002B1D3E" w:rsidP="002B1D3E">
      <w:pPr>
        <w:pStyle w:val="ListParagraph"/>
        <w:keepNext/>
        <w:ind w:left="1440"/>
      </w:pPr>
      <w:r>
        <w:rPr>
          <w:noProof/>
          <w:lang w:val="en" w:eastAsia="de-DE"/>
        </w:rPr>
        <w:drawing>
          <wp:inline distT="0" distB="0" distL="0" distR="0" wp14:anchorId="4A4D1C52" wp14:editId="21CEB1D2">
            <wp:extent cx="5229547" cy="23145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36343" cy="2317583"/>
                    </a:xfrm>
                    <a:prstGeom prst="rect">
                      <a:avLst/>
                    </a:prstGeom>
                    <a:noFill/>
                    <a:ln>
                      <a:noFill/>
                    </a:ln>
                  </pic:spPr>
                </pic:pic>
              </a:graphicData>
            </a:graphic>
          </wp:inline>
        </w:drawing>
      </w:r>
    </w:p>
    <w:p w14:paraId="71DC042A" w14:textId="2FF2A0B9" w:rsidR="009630F2" w:rsidRDefault="002B1D3E" w:rsidP="002B1D3E">
      <w:pPr>
        <w:pStyle w:val="Caption"/>
        <w:jc w:val="center"/>
        <w:rPr>
          <w:lang w:val="en" w:eastAsia="de-DE"/>
        </w:rPr>
      </w:pPr>
      <w:r>
        <w:t xml:space="preserve">Figure </w:t>
      </w:r>
      <w:fldSimple w:instr=" SEQ Figure \* ARABIC ">
        <w:r w:rsidR="007D71FF">
          <w:rPr>
            <w:noProof/>
          </w:rPr>
          <w:t>17</w:t>
        </w:r>
      </w:fldSimple>
    </w:p>
    <w:p w14:paraId="679FF1F4" w14:textId="7BE54802" w:rsidR="00C71806" w:rsidRDefault="00C71806" w:rsidP="00C71806">
      <w:pPr>
        <w:pStyle w:val="ListParagraph"/>
        <w:numPr>
          <w:ilvl w:val="1"/>
          <w:numId w:val="9"/>
        </w:numPr>
        <w:rPr>
          <w:lang w:val="en" w:eastAsia="de-DE"/>
        </w:rPr>
      </w:pPr>
      <w:r w:rsidRPr="00137839">
        <w:rPr>
          <w:lang w:val="en" w:eastAsia="de-DE"/>
        </w:rPr>
        <w:t>If Users wants to map “Finance Infrastructure” Portfolio for</w:t>
      </w:r>
      <w:r>
        <w:rPr>
          <w:lang w:val="en" w:eastAsia="de-DE"/>
        </w:rPr>
        <w:t xml:space="preserve"> other infrastructure components such as “Bot Runner, Bot Creator, Database Server and Attend Bot Runner” </w:t>
      </w:r>
      <w:r w:rsidRPr="00137839">
        <w:rPr>
          <w:lang w:val="en" w:eastAsia="de-DE"/>
        </w:rPr>
        <w:t xml:space="preserve">perform the </w:t>
      </w:r>
      <w:r>
        <w:rPr>
          <w:lang w:val="en" w:eastAsia="de-DE"/>
        </w:rPr>
        <w:t>above</w:t>
      </w:r>
      <w:r w:rsidRPr="00137839">
        <w:rPr>
          <w:lang w:val="en" w:eastAsia="de-DE"/>
        </w:rPr>
        <w:t xml:space="preserve"> steps </w:t>
      </w:r>
      <w:r>
        <w:rPr>
          <w:lang w:val="en" w:eastAsia="de-DE"/>
        </w:rPr>
        <w:t xml:space="preserve">from </w:t>
      </w:r>
      <w:r w:rsidRPr="00C71806">
        <w:rPr>
          <w:b/>
          <w:bCs/>
          <w:lang w:val="en" w:eastAsia="de-DE"/>
        </w:rPr>
        <w:t>a</w:t>
      </w:r>
      <w:r>
        <w:rPr>
          <w:lang w:val="en" w:eastAsia="de-DE"/>
        </w:rPr>
        <w:t xml:space="preserve"> </w:t>
      </w:r>
      <w:proofErr w:type="spellStart"/>
      <w:r>
        <w:rPr>
          <w:lang w:val="en" w:eastAsia="de-DE"/>
        </w:rPr>
        <w:t xml:space="preserve">to </w:t>
      </w:r>
      <w:r w:rsidRPr="00C71806">
        <w:rPr>
          <w:b/>
          <w:bCs/>
          <w:lang w:val="en" w:eastAsia="de-DE"/>
        </w:rPr>
        <w:t>e</w:t>
      </w:r>
      <w:proofErr w:type="spellEnd"/>
      <w:r>
        <w:rPr>
          <w:lang w:val="en" w:eastAsia="de-DE"/>
        </w:rPr>
        <w:t xml:space="preserve"> (In step </w:t>
      </w:r>
      <w:r w:rsidRPr="002A3D19">
        <w:rPr>
          <w:b/>
          <w:bCs/>
          <w:lang w:val="en" w:eastAsia="de-DE"/>
        </w:rPr>
        <w:t>b</w:t>
      </w:r>
      <w:r>
        <w:rPr>
          <w:lang w:val="en" w:eastAsia="de-DE"/>
        </w:rPr>
        <w:t xml:space="preserve"> choose desired component tab)</w:t>
      </w:r>
      <w:r w:rsidRPr="00137839">
        <w:rPr>
          <w:lang w:val="en" w:eastAsia="de-DE"/>
        </w:rPr>
        <w:t xml:space="preserve"> </w:t>
      </w:r>
    </w:p>
    <w:p w14:paraId="45F4125F" w14:textId="3F719DBB" w:rsidR="002B1D3E" w:rsidRDefault="002B1D3E" w:rsidP="009630F2">
      <w:pPr>
        <w:pStyle w:val="ListParagraph"/>
        <w:ind w:left="1440"/>
        <w:rPr>
          <w:lang w:val="en" w:eastAsia="de-DE"/>
        </w:rPr>
      </w:pPr>
    </w:p>
    <w:p w14:paraId="04BCD2E6" w14:textId="31830689" w:rsidR="002B1D3E" w:rsidRPr="007D3145" w:rsidRDefault="0029308A" w:rsidP="00DB45DD">
      <w:pPr>
        <w:pStyle w:val="ListParagraph"/>
        <w:numPr>
          <w:ilvl w:val="1"/>
          <w:numId w:val="9"/>
        </w:numPr>
        <w:rPr>
          <w:lang w:val="en" w:eastAsia="de-DE"/>
        </w:rPr>
      </w:pPr>
      <w:r w:rsidRPr="007D3145">
        <w:rPr>
          <w:lang w:val="en" w:eastAsia="de-DE"/>
        </w:rPr>
        <w:t>If Users wants to map “</w:t>
      </w:r>
      <w:r w:rsidR="007D3145" w:rsidRPr="007D3145">
        <w:rPr>
          <w:lang w:val="en" w:eastAsia="de-DE"/>
        </w:rPr>
        <w:t>Finance Business Process”</w:t>
      </w:r>
      <w:r w:rsidRPr="007D3145">
        <w:rPr>
          <w:lang w:val="en" w:eastAsia="de-DE"/>
        </w:rPr>
        <w:t xml:space="preserve"> Portfolio for </w:t>
      </w:r>
      <w:r w:rsidR="00975CC6" w:rsidRPr="00536F43">
        <w:rPr>
          <w:lang w:val="en" w:eastAsia="de-DE"/>
        </w:rPr>
        <w:t>Account</w:t>
      </w:r>
      <w:r w:rsidR="00975CC6">
        <w:rPr>
          <w:lang w:val="en" w:eastAsia="de-DE"/>
        </w:rPr>
        <w:t xml:space="preserve"> </w:t>
      </w:r>
      <w:r w:rsidR="00975CC6" w:rsidRPr="00536F43">
        <w:rPr>
          <w:lang w:val="en" w:eastAsia="de-DE"/>
        </w:rPr>
        <w:t>Reconciliation</w:t>
      </w:r>
      <w:r w:rsidR="00975CC6">
        <w:rPr>
          <w:lang w:val="en" w:eastAsia="de-DE"/>
        </w:rPr>
        <w:t xml:space="preserve"> Bot</w:t>
      </w:r>
      <w:r w:rsidRPr="007D3145">
        <w:rPr>
          <w:lang w:val="en" w:eastAsia="de-DE"/>
        </w:rPr>
        <w:t xml:space="preserve">, then perform the following steps  </w:t>
      </w:r>
    </w:p>
    <w:p w14:paraId="682ECA86" w14:textId="74EC337F" w:rsidR="007D3145" w:rsidRPr="007D3145" w:rsidRDefault="007D3145" w:rsidP="00AA3F9F">
      <w:pPr>
        <w:pStyle w:val="ListParagraph"/>
        <w:numPr>
          <w:ilvl w:val="2"/>
          <w:numId w:val="17"/>
        </w:numPr>
        <w:rPr>
          <w:b/>
          <w:bCs/>
        </w:rPr>
      </w:pPr>
      <w:r>
        <w:t xml:space="preserve">Click Edit icon of that platform as mentioned </w:t>
      </w:r>
      <w:r w:rsidR="00DB3E33">
        <w:t>in the Figure</w:t>
      </w:r>
      <w:r>
        <w:t xml:space="preserve"> 1</w:t>
      </w:r>
      <w:r w:rsidR="002A3D19">
        <w:t>8</w:t>
      </w:r>
      <w:r>
        <w:t>, it will open the Resource model of Automation Anywhere Enterprise (</w:t>
      </w:r>
      <w:proofErr w:type="spellStart"/>
      <w:r>
        <w:t>DemoAAPlatform</w:t>
      </w:r>
      <w:proofErr w:type="spellEnd"/>
      <w:r>
        <w:t>)</w:t>
      </w:r>
    </w:p>
    <w:p w14:paraId="3642E9E0" w14:textId="40131622" w:rsidR="007D3145" w:rsidRDefault="007D3145" w:rsidP="007D3145">
      <w:pPr>
        <w:pStyle w:val="ListParagraph"/>
      </w:pPr>
    </w:p>
    <w:p w14:paraId="58D98D1C" w14:textId="77777777" w:rsidR="007D3145" w:rsidRDefault="007D3145" w:rsidP="007D3145">
      <w:pPr>
        <w:pStyle w:val="ListParagraph"/>
        <w:keepNext/>
      </w:pPr>
      <w:r>
        <w:rPr>
          <w:b/>
          <w:bCs/>
          <w:noProof/>
        </w:rPr>
        <w:drawing>
          <wp:inline distT="0" distB="0" distL="0" distR="0" wp14:anchorId="711944B1" wp14:editId="716D22D3">
            <wp:extent cx="5205551"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6271" cy="2476843"/>
                    </a:xfrm>
                    <a:prstGeom prst="rect">
                      <a:avLst/>
                    </a:prstGeom>
                    <a:noFill/>
                    <a:ln>
                      <a:noFill/>
                    </a:ln>
                  </pic:spPr>
                </pic:pic>
              </a:graphicData>
            </a:graphic>
          </wp:inline>
        </w:drawing>
      </w:r>
    </w:p>
    <w:p w14:paraId="3744F570" w14:textId="3A391D40" w:rsidR="007D3145" w:rsidRDefault="007D3145" w:rsidP="007D3145">
      <w:pPr>
        <w:pStyle w:val="Caption"/>
        <w:jc w:val="center"/>
        <w:rPr>
          <w:b w:val="0"/>
          <w:bCs/>
        </w:rPr>
      </w:pPr>
      <w:r>
        <w:t xml:space="preserve">Figure </w:t>
      </w:r>
      <w:fldSimple w:instr=" SEQ Figure \* ARABIC ">
        <w:r w:rsidR="007D71FF">
          <w:rPr>
            <w:noProof/>
          </w:rPr>
          <w:t>18</w:t>
        </w:r>
      </w:fldSimple>
    </w:p>
    <w:p w14:paraId="18B3F183" w14:textId="094D72CD" w:rsidR="007D3145" w:rsidRDefault="007D3145" w:rsidP="007D3145">
      <w:pPr>
        <w:pStyle w:val="ListParagraph"/>
        <w:rPr>
          <w:b/>
          <w:bCs/>
        </w:rPr>
      </w:pPr>
    </w:p>
    <w:p w14:paraId="7B39E66E" w14:textId="77777777" w:rsidR="007D3145" w:rsidRPr="001730A3" w:rsidRDefault="007D3145" w:rsidP="007D3145">
      <w:pPr>
        <w:pStyle w:val="ListParagraph"/>
        <w:rPr>
          <w:b/>
          <w:bCs/>
        </w:rPr>
      </w:pPr>
    </w:p>
    <w:p w14:paraId="73D825D6" w14:textId="4EC91B61" w:rsidR="0029308A" w:rsidRPr="00975CC6" w:rsidRDefault="007D3145" w:rsidP="00AA3F9F">
      <w:pPr>
        <w:pStyle w:val="ListParagraph"/>
        <w:numPr>
          <w:ilvl w:val="2"/>
          <w:numId w:val="17"/>
        </w:numPr>
        <w:rPr>
          <w:lang w:val="en" w:eastAsia="de-DE"/>
        </w:rPr>
      </w:pPr>
      <w:r>
        <w:t xml:space="preserve">Click “Bot” tab and </w:t>
      </w:r>
      <w:proofErr w:type="gramStart"/>
      <w:r w:rsidR="00975CC6">
        <w:t>Select</w:t>
      </w:r>
      <w:proofErr w:type="gramEnd"/>
      <w:r>
        <w:t xml:space="preserve"> the</w:t>
      </w:r>
      <w:r w:rsidR="00975CC6">
        <w:t xml:space="preserve"> “</w:t>
      </w:r>
      <w:r w:rsidR="00975CC6" w:rsidRPr="00536F43">
        <w:rPr>
          <w:lang w:val="en" w:eastAsia="de-DE"/>
        </w:rPr>
        <w:t>Account</w:t>
      </w:r>
      <w:r w:rsidR="00975CC6">
        <w:rPr>
          <w:lang w:val="en" w:eastAsia="de-DE"/>
        </w:rPr>
        <w:t xml:space="preserve"> </w:t>
      </w:r>
      <w:r w:rsidR="00975CC6" w:rsidRPr="00536F43">
        <w:rPr>
          <w:lang w:val="en" w:eastAsia="de-DE"/>
        </w:rPr>
        <w:t>Reconciliation</w:t>
      </w:r>
      <w:r w:rsidR="00975CC6">
        <w:rPr>
          <w:lang w:val="en" w:eastAsia="de-DE"/>
        </w:rPr>
        <w:t>” Bot</w:t>
      </w:r>
      <w:r w:rsidR="00975CC6">
        <w:t xml:space="preserve"> and choose</w:t>
      </w:r>
      <w:r>
        <w:t xml:space="preserve"> “</w:t>
      </w:r>
      <w:r w:rsidRPr="007D3145">
        <w:rPr>
          <w:lang w:val="en" w:eastAsia="de-DE"/>
        </w:rPr>
        <w:t>Finance Business Process</w:t>
      </w:r>
      <w:r>
        <w:t xml:space="preserve">” Portfolio as mentioned </w:t>
      </w:r>
      <w:r w:rsidR="00DB3E33">
        <w:t>in the Figure</w:t>
      </w:r>
      <w:r>
        <w:t xml:space="preserve"> </w:t>
      </w:r>
      <w:r w:rsidR="001469B0">
        <w:t>19</w:t>
      </w:r>
    </w:p>
    <w:p w14:paraId="735ACC07" w14:textId="43D5FDC9" w:rsidR="00975CC6" w:rsidRDefault="008146E3" w:rsidP="00975CC6">
      <w:pPr>
        <w:keepNext/>
      </w:pPr>
      <w:r>
        <w:rPr>
          <w:noProof/>
        </w:rPr>
        <w:drawing>
          <wp:inline distT="0" distB="0" distL="0" distR="0" wp14:anchorId="09C58CB3" wp14:editId="1726BAB9">
            <wp:extent cx="5730875" cy="260794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2607945"/>
                    </a:xfrm>
                    <a:prstGeom prst="rect">
                      <a:avLst/>
                    </a:prstGeom>
                    <a:noFill/>
                    <a:ln>
                      <a:noFill/>
                    </a:ln>
                  </pic:spPr>
                </pic:pic>
              </a:graphicData>
            </a:graphic>
          </wp:inline>
        </w:drawing>
      </w:r>
    </w:p>
    <w:p w14:paraId="53C1756E" w14:textId="65214F8A" w:rsidR="00975CC6" w:rsidRDefault="00975CC6" w:rsidP="00975CC6">
      <w:pPr>
        <w:pStyle w:val="Caption"/>
        <w:jc w:val="center"/>
        <w:rPr>
          <w:lang w:val="en" w:eastAsia="de-DE"/>
        </w:rPr>
      </w:pPr>
      <w:r>
        <w:t xml:space="preserve">Figure </w:t>
      </w:r>
      <w:fldSimple w:instr=" SEQ Figure \* ARABIC ">
        <w:r w:rsidR="007D71FF">
          <w:rPr>
            <w:noProof/>
          </w:rPr>
          <w:t>19</w:t>
        </w:r>
      </w:fldSimple>
    </w:p>
    <w:p w14:paraId="5018D3EC" w14:textId="2322E640" w:rsidR="00975CC6" w:rsidRDefault="00975CC6" w:rsidP="00AA3F9F">
      <w:pPr>
        <w:pStyle w:val="ListParagraph"/>
        <w:numPr>
          <w:ilvl w:val="2"/>
          <w:numId w:val="17"/>
        </w:numPr>
      </w:pPr>
      <w:r>
        <w:lastRenderedPageBreak/>
        <w:t xml:space="preserve">Click “Update” button to Save </w:t>
      </w:r>
      <w:r w:rsidR="00ED6496">
        <w:t xml:space="preserve">changes </w:t>
      </w:r>
      <w:r>
        <w:t xml:space="preserve">as mentioned </w:t>
      </w:r>
      <w:r w:rsidR="00ED6496">
        <w:t xml:space="preserve">in the </w:t>
      </w:r>
      <w:r>
        <w:t xml:space="preserve">Figure </w:t>
      </w:r>
      <w:r w:rsidR="00ED6496">
        <w:t>20</w:t>
      </w:r>
    </w:p>
    <w:p w14:paraId="6A81E4BD" w14:textId="310103B0" w:rsidR="00261BDA" w:rsidRDefault="008146E3" w:rsidP="00261BDA">
      <w:pPr>
        <w:keepNext/>
      </w:pPr>
      <w:r>
        <w:rPr>
          <w:noProof/>
        </w:rPr>
        <w:drawing>
          <wp:inline distT="0" distB="0" distL="0" distR="0" wp14:anchorId="254FF136" wp14:editId="4AA181E5">
            <wp:extent cx="5733415" cy="2639060"/>
            <wp:effectExtent l="0" t="0" r="635"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2639060"/>
                    </a:xfrm>
                    <a:prstGeom prst="rect">
                      <a:avLst/>
                    </a:prstGeom>
                    <a:noFill/>
                    <a:ln>
                      <a:noFill/>
                    </a:ln>
                  </pic:spPr>
                </pic:pic>
              </a:graphicData>
            </a:graphic>
          </wp:inline>
        </w:drawing>
      </w:r>
    </w:p>
    <w:p w14:paraId="6CFC74BB" w14:textId="11C4CFD5" w:rsidR="00975CC6" w:rsidRPr="00975CC6" w:rsidRDefault="00261BDA" w:rsidP="00261BDA">
      <w:pPr>
        <w:pStyle w:val="Caption"/>
        <w:jc w:val="center"/>
        <w:rPr>
          <w:lang w:val="en" w:eastAsia="de-DE"/>
        </w:rPr>
      </w:pPr>
      <w:r>
        <w:t xml:space="preserve">Figure </w:t>
      </w:r>
      <w:fldSimple w:instr=" SEQ Figure \* ARABIC ">
        <w:r w:rsidR="007D71FF">
          <w:rPr>
            <w:noProof/>
          </w:rPr>
          <w:t>20</w:t>
        </w:r>
      </w:fldSimple>
    </w:p>
    <w:p w14:paraId="534CDAC6" w14:textId="77777777" w:rsidR="002F7315" w:rsidRPr="0096216D" w:rsidRDefault="002F7315" w:rsidP="002F7315">
      <w:pPr>
        <w:pStyle w:val="ListParagraph"/>
        <w:numPr>
          <w:ilvl w:val="1"/>
          <w:numId w:val="9"/>
        </w:numPr>
      </w:pPr>
      <w:r>
        <w:t xml:space="preserve">User </w:t>
      </w:r>
      <w:proofErr w:type="gramStart"/>
      <w:r>
        <w:t>has to</w:t>
      </w:r>
      <w:proofErr w:type="gramEnd"/>
      <w:r>
        <w:t xml:space="preserve"> choose all other Bot one by one and perform step</w:t>
      </w:r>
      <w:r w:rsidRPr="006332E7">
        <w:rPr>
          <w:b/>
          <w:bCs/>
        </w:rPr>
        <w:t xml:space="preserve"> </w:t>
      </w:r>
      <w:r>
        <w:rPr>
          <w:b/>
          <w:bCs/>
        </w:rPr>
        <w:t>f</w:t>
      </w:r>
      <w:r>
        <w:t xml:space="preserve"> and </w:t>
      </w:r>
      <w:r w:rsidRPr="006332E7">
        <w:rPr>
          <w:b/>
          <w:bCs/>
        </w:rPr>
        <w:t>h</w:t>
      </w:r>
      <w:r>
        <w:t xml:space="preserve"> for other Bots.</w:t>
      </w:r>
    </w:p>
    <w:p w14:paraId="752D1BF1" w14:textId="5E95D766" w:rsidR="00C71806" w:rsidRDefault="00C71806" w:rsidP="00ED00C1">
      <w:pPr>
        <w:rPr>
          <w:lang w:val="en" w:eastAsia="de-DE"/>
        </w:rPr>
      </w:pPr>
    </w:p>
    <w:p w14:paraId="3D94C773" w14:textId="4D9C94FF" w:rsidR="00EE63DC" w:rsidRDefault="00C71806" w:rsidP="00EE63DC">
      <w:pPr>
        <w:pStyle w:val="Heading4"/>
        <w:rPr>
          <w:lang w:val="en" w:eastAsia="de-DE"/>
        </w:rPr>
      </w:pPr>
      <w:r>
        <w:rPr>
          <w:lang w:val="en" w:eastAsia="de-DE"/>
        </w:rPr>
        <w:t xml:space="preserve"> </w:t>
      </w:r>
      <w:bookmarkStart w:id="42" w:name="_Toc96333383"/>
      <w:r w:rsidR="00694474">
        <w:rPr>
          <w:lang w:val="en" w:eastAsia="de-DE"/>
        </w:rPr>
        <w:t>V</w:t>
      </w:r>
      <w:r w:rsidR="00EE63DC">
        <w:rPr>
          <w:lang w:val="en" w:eastAsia="de-DE"/>
        </w:rPr>
        <w:t xml:space="preserve">iew / Update </w:t>
      </w:r>
      <w:r w:rsidR="00313A62">
        <w:rPr>
          <w:lang w:val="en" w:eastAsia="de-DE"/>
        </w:rPr>
        <w:t xml:space="preserve">the </w:t>
      </w:r>
      <w:r w:rsidR="00EE63DC">
        <w:rPr>
          <w:lang w:val="en" w:eastAsia="de-DE"/>
        </w:rPr>
        <w:t>Resource Attribute</w:t>
      </w:r>
      <w:bookmarkEnd w:id="42"/>
      <w:r w:rsidR="00EE63DC">
        <w:rPr>
          <w:lang w:val="en" w:eastAsia="de-DE"/>
        </w:rPr>
        <w:t xml:space="preserve"> </w:t>
      </w:r>
    </w:p>
    <w:p w14:paraId="247A8F88" w14:textId="0CE12AE0" w:rsidR="00EE63DC" w:rsidRDefault="00EE63DC" w:rsidP="00EE63DC">
      <w:pPr>
        <w:rPr>
          <w:lang w:val="en" w:eastAsia="de-DE"/>
        </w:rPr>
      </w:pPr>
    </w:p>
    <w:p w14:paraId="0B66C243" w14:textId="16AEE602" w:rsidR="00EE63DC" w:rsidRDefault="00EE63DC" w:rsidP="00EE63DC">
      <w:pPr>
        <w:pStyle w:val="ListParagraph"/>
        <w:numPr>
          <w:ilvl w:val="0"/>
          <w:numId w:val="33"/>
        </w:numPr>
        <w:rPr>
          <w:lang w:val="en" w:eastAsia="de-DE"/>
        </w:rPr>
      </w:pPr>
      <w:r w:rsidRPr="0011066B">
        <w:rPr>
          <w:lang w:val="en" w:eastAsia="de-DE"/>
        </w:rPr>
        <w:t xml:space="preserve">User can view and modify the </w:t>
      </w:r>
      <w:r w:rsidR="00694474">
        <w:rPr>
          <w:lang w:val="en" w:eastAsia="de-DE"/>
        </w:rPr>
        <w:t>parameter</w:t>
      </w:r>
      <w:r>
        <w:rPr>
          <w:lang w:val="en" w:eastAsia="de-DE"/>
        </w:rPr>
        <w:t xml:space="preserve"> details</w:t>
      </w:r>
      <w:r w:rsidRPr="0011066B">
        <w:rPr>
          <w:lang w:val="en" w:eastAsia="de-DE"/>
        </w:rPr>
        <w:t xml:space="preserve"> of </w:t>
      </w:r>
      <w:r>
        <w:rPr>
          <w:lang w:val="en" w:eastAsia="de-DE"/>
        </w:rPr>
        <w:t>any</w:t>
      </w:r>
      <w:r w:rsidRPr="0011066B">
        <w:rPr>
          <w:lang w:val="en" w:eastAsia="de-DE"/>
        </w:rPr>
        <w:t xml:space="preserve"> resource via Resou</w:t>
      </w:r>
      <w:r>
        <w:rPr>
          <w:lang w:val="en" w:eastAsia="de-DE"/>
        </w:rPr>
        <w:t>rce scree</w:t>
      </w:r>
      <w:r w:rsidR="00B95812">
        <w:rPr>
          <w:lang w:val="en" w:eastAsia="de-DE"/>
        </w:rPr>
        <w:t>n</w:t>
      </w:r>
      <w:r>
        <w:rPr>
          <w:lang w:val="en" w:eastAsia="de-DE"/>
        </w:rPr>
        <w:t xml:space="preserve">. </w:t>
      </w:r>
      <w:r w:rsidR="00B95812">
        <w:rPr>
          <w:lang w:val="en" w:eastAsia="de-DE"/>
        </w:rPr>
        <w:t>R</w:t>
      </w:r>
      <w:r w:rsidR="00B95812" w:rsidRPr="00536F43">
        <w:rPr>
          <w:lang w:val="en" w:eastAsia="de-DE"/>
        </w:rPr>
        <w:t xml:space="preserve">esource attributes </w:t>
      </w:r>
      <w:r w:rsidR="00B95812">
        <w:rPr>
          <w:lang w:val="en" w:eastAsia="de-DE"/>
        </w:rPr>
        <w:t>are</w:t>
      </w:r>
      <w:r w:rsidR="00B95812" w:rsidRPr="00536F43">
        <w:rPr>
          <w:lang w:val="en" w:eastAsia="de-DE"/>
        </w:rPr>
        <w:t xml:space="preserve"> </w:t>
      </w:r>
      <w:r w:rsidR="00B95812">
        <w:rPr>
          <w:lang w:val="en" w:eastAsia="de-DE"/>
        </w:rPr>
        <w:t>used</w:t>
      </w:r>
      <w:r w:rsidR="00B95812" w:rsidRPr="00536F43">
        <w:rPr>
          <w:lang w:val="en" w:eastAsia="de-DE"/>
        </w:rPr>
        <w:t xml:space="preserve"> in the monitoring or remediation </w:t>
      </w:r>
      <w:r w:rsidR="00B95812">
        <w:rPr>
          <w:lang w:val="en" w:eastAsia="de-DE"/>
        </w:rPr>
        <w:t>process.</w:t>
      </w:r>
      <w:r w:rsidR="00CB34F3">
        <w:rPr>
          <w:lang w:val="en" w:eastAsia="de-DE"/>
        </w:rPr>
        <w:t xml:space="preserve"> Most of the Resource attributes are populated as part of Auto Discovery process.</w:t>
      </w:r>
    </w:p>
    <w:p w14:paraId="1437D177" w14:textId="1F231FEC" w:rsidR="00132207" w:rsidRDefault="00CF17CB" w:rsidP="00EE63DC">
      <w:pPr>
        <w:pStyle w:val="ListParagraph"/>
        <w:numPr>
          <w:ilvl w:val="0"/>
          <w:numId w:val="33"/>
        </w:numPr>
        <w:rPr>
          <w:lang w:val="en" w:eastAsia="de-DE"/>
        </w:rPr>
      </w:pPr>
      <w:r>
        <w:rPr>
          <w:lang w:val="en" w:eastAsia="de-DE"/>
        </w:rPr>
        <w:t xml:space="preserve">Resource attribute section contains the following fields as mentioned in the Figure </w:t>
      </w:r>
      <w:r w:rsidR="00B47DCF">
        <w:rPr>
          <w:lang w:val="en" w:eastAsia="de-DE"/>
        </w:rPr>
        <w:t>21</w:t>
      </w:r>
    </w:p>
    <w:p w14:paraId="56C5ED99" w14:textId="07F34337" w:rsidR="00CF17CB" w:rsidRDefault="00CF17CB" w:rsidP="00CF17CB">
      <w:pPr>
        <w:pStyle w:val="ListParagraph"/>
        <w:numPr>
          <w:ilvl w:val="1"/>
          <w:numId w:val="33"/>
        </w:numPr>
        <w:rPr>
          <w:lang w:val="en" w:eastAsia="de-DE"/>
        </w:rPr>
      </w:pPr>
      <w:r>
        <w:rPr>
          <w:lang w:val="en" w:eastAsia="de-DE"/>
        </w:rPr>
        <w:t xml:space="preserve">Parameter Name </w:t>
      </w:r>
    </w:p>
    <w:p w14:paraId="1A664EE7" w14:textId="3DE1FCAF" w:rsidR="00CF17CB" w:rsidRDefault="00CF17CB" w:rsidP="00CF17CB">
      <w:pPr>
        <w:pStyle w:val="ListParagraph"/>
        <w:numPr>
          <w:ilvl w:val="2"/>
          <w:numId w:val="33"/>
        </w:numPr>
        <w:rPr>
          <w:lang w:val="en" w:eastAsia="de-DE"/>
        </w:rPr>
      </w:pPr>
      <w:r>
        <w:rPr>
          <w:lang w:val="en" w:eastAsia="de-DE"/>
        </w:rPr>
        <w:t>Name of the Attribute</w:t>
      </w:r>
    </w:p>
    <w:p w14:paraId="02ADC9D0" w14:textId="458F20AC" w:rsidR="00CF17CB" w:rsidRDefault="00CF17CB" w:rsidP="00CF17CB">
      <w:pPr>
        <w:pStyle w:val="ListParagraph"/>
        <w:numPr>
          <w:ilvl w:val="1"/>
          <w:numId w:val="33"/>
        </w:numPr>
        <w:rPr>
          <w:lang w:val="en" w:eastAsia="de-DE"/>
        </w:rPr>
      </w:pPr>
      <w:r>
        <w:rPr>
          <w:lang w:val="en" w:eastAsia="de-DE"/>
        </w:rPr>
        <w:t xml:space="preserve">Description </w:t>
      </w:r>
    </w:p>
    <w:p w14:paraId="1EE54220" w14:textId="68B678DA" w:rsidR="00CF17CB" w:rsidRDefault="00CF17CB" w:rsidP="00CF17CB">
      <w:pPr>
        <w:pStyle w:val="ListParagraph"/>
        <w:numPr>
          <w:ilvl w:val="2"/>
          <w:numId w:val="33"/>
        </w:numPr>
        <w:rPr>
          <w:lang w:val="en" w:eastAsia="de-DE"/>
        </w:rPr>
      </w:pPr>
      <w:r>
        <w:rPr>
          <w:lang w:val="en" w:eastAsia="de-DE"/>
        </w:rPr>
        <w:t>Description of the Attribute</w:t>
      </w:r>
    </w:p>
    <w:p w14:paraId="4DBBF196" w14:textId="14E24BB3" w:rsidR="00CF17CB" w:rsidRDefault="00CF17CB" w:rsidP="00CF17CB">
      <w:pPr>
        <w:pStyle w:val="ListParagraph"/>
        <w:numPr>
          <w:ilvl w:val="1"/>
          <w:numId w:val="33"/>
        </w:numPr>
        <w:rPr>
          <w:lang w:val="en" w:eastAsia="de-DE"/>
        </w:rPr>
      </w:pPr>
      <w:r>
        <w:rPr>
          <w:lang w:val="en" w:eastAsia="de-DE"/>
        </w:rPr>
        <w:t>Value</w:t>
      </w:r>
    </w:p>
    <w:p w14:paraId="487EDE28" w14:textId="4107165D" w:rsidR="00CF17CB" w:rsidRDefault="00CF17CB" w:rsidP="00CF17CB">
      <w:pPr>
        <w:pStyle w:val="ListParagraph"/>
        <w:numPr>
          <w:ilvl w:val="2"/>
          <w:numId w:val="33"/>
        </w:numPr>
        <w:rPr>
          <w:lang w:val="en" w:eastAsia="de-DE"/>
        </w:rPr>
      </w:pPr>
      <w:r>
        <w:rPr>
          <w:lang w:val="en" w:eastAsia="de-DE"/>
        </w:rPr>
        <w:t>Value of the Attribute</w:t>
      </w:r>
    </w:p>
    <w:p w14:paraId="4732980B" w14:textId="47F1B87D" w:rsidR="00CF17CB" w:rsidRDefault="00CF17CB" w:rsidP="00CF17CB">
      <w:pPr>
        <w:pStyle w:val="ListParagraph"/>
        <w:numPr>
          <w:ilvl w:val="1"/>
          <w:numId w:val="33"/>
        </w:numPr>
        <w:rPr>
          <w:lang w:val="en" w:eastAsia="de-DE"/>
        </w:rPr>
      </w:pPr>
      <w:proofErr w:type="spellStart"/>
      <w:r>
        <w:rPr>
          <w:lang w:val="en" w:eastAsia="de-DE"/>
        </w:rPr>
        <w:t>IsSecret</w:t>
      </w:r>
      <w:proofErr w:type="spellEnd"/>
    </w:p>
    <w:p w14:paraId="1F3F70EC" w14:textId="082EEFB1" w:rsidR="00CF17CB" w:rsidRDefault="00CF17CB" w:rsidP="00CF17CB">
      <w:pPr>
        <w:pStyle w:val="ListParagraph"/>
        <w:numPr>
          <w:ilvl w:val="2"/>
          <w:numId w:val="33"/>
        </w:numPr>
        <w:rPr>
          <w:lang w:val="en" w:eastAsia="de-DE"/>
        </w:rPr>
      </w:pPr>
      <w:r>
        <w:rPr>
          <w:lang w:val="en" w:eastAsia="de-DE"/>
        </w:rPr>
        <w:t xml:space="preserve">Yes/No value. In case of password this field </w:t>
      </w:r>
      <w:r w:rsidR="00CA6A5C">
        <w:rPr>
          <w:lang w:val="en" w:eastAsia="de-DE"/>
        </w:rPr>
        <w:t>should be</w:t>
      </w:r>
      <w:r>
        <w:rPr>
          <w:lang w:val="en" w:eastAsia="de-DE"/>
        </w:rPr>
        <w:t xml:space="preserve"> Yes.</w:t>
      </w:r>
    </w:p>
    <w:p w14:paraId="215698BA" w14:textId="1BF516AF" w:rsidR="00CF17CB" w:rsidRDefault="00CF17CB" w:rsidP="00CF17CB">
      <w:pPr>
        <w:pStyle w:val="ListParagraph"/>
        <w:numPr>
          <w:ilvl w:val="2"/>
          <w:numId w:val="33"/>
        </w:numPr>
        <w:rPr>
          <w:lang w:val="en" w:eastAsia="de-DE"/>
        </w:rPr>
      </w:pPr>
      <w:r>
        <w:rPr>
          <w:lang w:val="en" w:eastAsia="de-DE"/>
        </w:rPr>
        <w:t xml:space="preserve">If </w:t>
      </w:r>
      <w:proofErr w:type="gramStart"/>
      <w:r>
        <w:rPr>
          <w:lang w:val="en" w:eastAsia="de-DE"/>
        </w:rPr>
        <w:t>Yes</w:t>
      </w:r>
      <w:proofErr w:type="gramEnd"/>
      <w:r>
        <w:rPr>
          <w:lang w:val="en" w:eastAsia="de-DE"/>
        </w:rPr>
        <w:t xml:space="preserve">, the value will </w:t>
      </w:r>
      <w:r w:rsidR="004236AF">
        <w:rPr>
          <w:lang w:val="en" w:eastAsia="de-DE"/>
        </w:rPr>
        <w:t>be stored</w:t>
      </w:r>
      <w:r>
        <w:rPr>
          <w:lang w:val="en" w:eastAsia="de-DE"/>
        </w:rPr>
        <w:t xml:space="preserve"> as an encrypted format</w:t>
      </w:r>
      <w:r w:rsidR="006F0F02">
        <w:rPr>
          <w:lang w:val="en" w:eastAsia="de-DE"/>
        </w:rPr>
        <w:t xml:space="preserve"> in the Database</w:t>
      </w:r>
      <w:r>
        <w:rPr>
          <w:lang w:val="en" w:eastAsia="de-DE"/>
        </w:rPr>
        <w:t>.</w:t>
      </w:r>
    </w:p>
    <w:p w14:paraId="35369E61" w14:textId="59A128EC" w:rsidR="00EE63DC" w:rsidRDefault="00EE63DC" w:rsidP="00EE63DC">
      <w:pPr>
        <w:rPr>
          <w:lang w:val="en" w:eastAsia="de-DE"/>
        </w:rPr>
      </w:pPr>
    </w:p>
    <w:p w14:paraId="4CEFD0DA" w14:textId="220F184B" w:rsidR="00CF17CB" w:rsidRDefault="008146E3" w:rsidP="00CF17CB">
      <w:pPr>
        <w:keepNext/>
      </w:pPr>
      <w:r>
        <w:rPr>
          <w:noProof/>
        </w:rPr>
        <w:lastRenderedPageBreak/>
        <w:drawing>
          <wp:inline distT="0" distB="0" distL="0" distR="0" wp14:anchorId="5FC775C0" wp14:editId="0D26BC36">
            <wp:extent cx="5724525" cy="2646680"/>
            <wp:effectExtent l="0" t="0" r="952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646680"/>
                    </a:xfrm>
                    <a:prstGeom prst="rect">
                      <a:avLst/>
                    </a:prstGeom>
                    <a:noFill/>
                    <a:ln>
                      <a:noFill/>
                    </a:ln>
                  </pic:spPr>
                </pic:pic>
              </a:graphicData>
            </a:graphic>
          </wp:inline>
        </w:drawing>
      </w:r>
    </w:p>
    <w:p w14:paraId="16ABD35B" w14:textId="66883B75" w:rsidR="00CF17CB" w:rsidRDefault="00CF17CB" w:rsidP="00CF17CB">
      <w:pPr>
        <w:pStyle w:val="Caption"/>
        <w:jc w:val="center"/>
        <w:rPr>
          <w:lang w:val="en" w:eastAsia="de-DE"/>
        </w:rPr>
      </w:pPr>
      <w:r>
        <w:t xml:space="preserve">Figure </w:t>
      </w:r>
      <w:fldSimple w:instr=" SEQ Figure \* ARABIC ">
        <w:r w:rsidR="007D71FF">
          <w:rPr>
            <w:noProof/>
          </w:rPr>
          <w:t>21</w:t>
        </w:r>
      </w:fldSimple>
    </w:p>
    <w:p w14:paraId="2F138FAF" w14:textId="77777777" w:rsidR="00CF17CB" w:rsidRDefault="00CF17CB" w:rsidP="00EE63DC">
      <w:pPr>
        <w:rPr>
          <w:lang w:val="en" w:eastAsia="de-DE"/>
        </w:rPr>
      </w:pPr>
    </w:p>
    <w:p w14:paraId="78C5DC4B" w14:textId="77777777" w:rsidR="00CF17CB" w:rsidRPr="00EE63DC" w:rsidRDefault="00CF17CB" w:rsidP="00EE63DC">
      <w:pPr>
        <w:rPr>
          <w:lang w:val="en" w:eastAsia="de-DE"/>
        </w:rPr>
      </w:pPr>
    </w:p>
    <w:p w14:paraId="765D5BE9" w14:textId="61F2558B" w:rsidR="00C11AEE" w:rsidRPr="003D1BC8" w:rsidRDefault="0011066B" w:rsidP="00EE63DC">
      <w:pPr>
        <w:pStyle w:val="Heading5"/>
        <w:rPr>
          <w:b/>
          <w:bCs/>
        </w:rPr>
      </w:pPr>
      <w:r w:rsidRPr="003D1BC8">
        <w:rPr>
          <w:b/>
          <w:bCs/>
          <w:lang w:val="en" w:eastAsia="de-DE"/>
        </w:rPr>
        <w:t xml:space="preserve">Automation Anywhere – </w:t>
      </w:r>
      <w:r w:rsidR="005B46AB" w:rsidRPr="003D1BC8">
        <w:rPr>
          <w:b/>
          <w:bCs/>
          <w:lang w:val="en" w:eastAsia="de-DE"/>
        </w:rPr>
        <w:t>Resource</w:t>
      </w:r>
      <w:r w:rsidRPr="003D1BC8">
        <w:rPr>
          <w:b/>
          <w:bCs/>
        </w:rPr>
        <w:t xml:space="preserve"> Attribute details</w:t>
      </w:r>
    </w:p>
    <w:p w14:paraId="34F57C76" w14:textId="77777777" w:rsidR="005B46AB" w:rsidRDefault="005B46AB" w:rsidP="005B46AB">
      <w:pPr>
        <w:pStyle w:val="ListParagraph"/>
        <w:rPr>
          <w:lang w:val="en" w:eastAsia="de-DE"/>
        </w:rPr>
      </w:pPr>
    </w:p>
    <w:p w14:paraId="59954369" w14:textId="3C536816" w:rsidR="0011066B" w:rsidRPr="0011066B" w:rsidRDefault="00DA6B6B" w:rsidP="0011066B">
      <w:pPr>
        <w:pStyle w:val="ListParagraph"/>
        <w:numPr>
          <w:ilvl w:val="0"/>
          <w:numId w:val="33"/>
        </w:numPr>
        <w:rPr>
          <w:lang w:val="en" w:eastAsia="de-DE"/>
        </w:rPr>
      </w:pPr>
      <w:r>
        <w:rPr>
          <w:lang w:val="en" w:eastAsia="de-DE"/>
        </w:rPr>
        <w:t xml:space="preserve">Sample </w:t>
      </w:r>
      <w:r w:rsidR="0011066B">
        <w:rPr>
          <w:lang w:val="en" w:eastAsia="de-DE"/>
        </w:rPr>
        <w:t>Control Tower attribute details are given below in the Table</w:t>
      </w:r>
      <w:r w:rsidR="001612DB">
        <w:rPr>
          <w:lang w:val="en" w:eastAsia="de-DE"/>
        </w:rPr>
        <w:t xml:space="preserve"> </w:t>
      </w:r>
      <w:r w:rsidR="00317B74">
        <w:rPr>
          <w:lang w:val="en" w:eastAsia="de-DE"/>
        </w:rPr>
        <w:t>30</w:t>
      </w:r>
    </w:p>
    <w:p w14:paraId="3A798A6A" w14:textId="77777777" w:rsidR="0011066B" w:rsidRPr="0011066B" w:rsidRDefault="0011066B" w:rsidP="0011066B">
      <w:pPr>
        <w:rPr>
          <w:lang w:val="en" w:eastAsia="de-DE"/>
        </w:rPr>
      </w:pPr>
    </w:p>
    <w:tbl>
      <w:tblPr>
        <w:tblW w:w="90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0"/>
        <w:gridCol w:w="3520"/>
        <w:gridCol w:w="1960"/>
        <w:gridCol w:w="1034"/>
      </w:tblGrid>
      <w:tr w:rsidR="00D60C14" w:rsidRPr="00132207" w14:paraId="3E9C89E6" w14:textId="19993595" w:rsidTr="008660C1">
        <w:trPr>
          <w:trHeight w:val="300"/>
        </w:trPr>
        <w:tc>
          <w:tcPr>
            <w:tcW w:w="2500" w:type="dxa"/>
            <w:shd w:val="clear" w:color="auto" w:fill="auto"/>
            <w:noWrap/>
            <w:vAlign w:val="bottom"/>
            <w:hideMark/>
          </w:tcPr>
          <w:p w14:paraId="5F3C9E99" w14:textId="0E1A7688" w:rsidR="00D60C14" w:rsidRPr="00132207" w:rsidRDefault="00D60C14" w:rsidP="0013220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Parameter </w:t>
            </w:r>
            <w:r w:rsidRPr="00132207">
              <w:rPr>
                <w:rFonts w:ascii="Calibri" w:eastAsia="Times New Roman" w:hAnsi="Calibri" w:cs="Calibri"/>
                <w:b/>
                <w:bCs/>
                <w:color w:val="000000"/>
              </w:rPr>
              <w:t>Name</w:t>
            </w:r>
          </w:p>
        </w:tc>
        <w:tc>
          <w:tcPr>
            <w:tcW w:w="3520" w:type="dxa"/>
            <w:shd w:val="clear" w:color="auto" w:fill="auto"/>
            <w:noWrap/>
            <w:vAlign w:val="bottom"/>
            <w:hideMark/>
          </w:tcPr>
          <w:p w14:paraId="339D3BA9" w14:textId="77777777" w:rsidR="00D60C14" w:rsidRPr="00132207" w:rsidRDefault="00D60C14" w:rsidP="00132207">
            <w:pPr>
              <w:spacing w:after="0" w:line="240" w:lineRule="auto"/>
              <w:jc w:val="center"/>
              <w:rPr>
                <w:rFonts w:ascii="Calibri" w:eastAsia="Times New Roman" w:hAnsi="Calibri" w:cs="Calibri"/>
                <w:b/>
                <w:bCs/>
                <w:color w:val="000000"/>
              </w:rPr>
            </w:pPr>
            <w:r w:rsidRPr="00132207">
              <w:rPr>
                <w:rFonts w:ascii="Calibri" w:eastAsia="Times New Roman" w:hAnsi="Calibri" w:cs="Calibri"/>
                <w:b/>
                <w:bCs/>
                <w:color w:val="000000"/>
              </w:rPr>
              <w:t>Description</w:t>
            </w:r>
          </w:p>
        </w:tc>
        <w:tc>
          <w:tcPr>
            <w:tcW w:w="1960" w:type="dxa"/>
            <w:shd w:val="clear" w:color="auto" w:fill="auto"/>
            <w:noWrap/>
            <w:vAlign w:val="bottom"/>
            <w:hideMark/>
          </w:tcPr>
          <w:p w14:paraId="32068156" w14:textId="2842022B" w:rsidR="00D60C14" w:rsidRPr="00132207" w:rsidRDefault="00D60C14" w:rsidP="00132207">
            <w:pPr>
              <w:spacing w:after="0" w:line="240" w:lineRule="auto"/>
              <w:jc w:val="center"/>
              <w:rPr>
                <w:rFonts w:ascii="Calibri" w:eastAsia="Times New Roman" w:hAnsi="Calibri" w:cs="Calibri"/>
                <w:b/>
                <w:bCs/>
                <w:color w:val="000000"/>
              </w:rPr>
            </w:pPr>
            <w:r w:rsidRPr="00132207">
              <w:rPr>
                <w:rFonts w:ascii="Calibri" w:eastAsia="Times New Roman" w:hAnsi="Calibri" w:cs="Calibri"/>
                <w:b/>
                <w:bCs/>
                <w:color w:val="000000"/>
              </w:rPr>
              <w:t>Value</w:t>
            </w:r>
          </w:p>
        </w:tc>
        <w:tc>
          <w:tcPr>
            <w:tcW w:w="1034" w:type="dxa"/>
          </w:tcPr>
          <w:p w14:paraId="25A961EF" w14:textId="6F31C3F4" w:rsidR="00D60C14" w:rsidRPr="00132207" w:rsidRDefault="00D60C14" w:rsidP="00132207">
            <w:pPr>
              <w:spacing w:after="0" w:line="240" w:lineRule="auto"/>
              <w:jc w:val="center"/>
              <w:rPr>
                <w:rFonts w:ascii="Calibri" w:eastAsia="Times New Roman" w:hAnsi="Calibri" w:cs="Calibri"/>
                <w:b/>
                <w:bCs/>
                <w:color w:val="000000"/>
              </w:rPr>
            </w:pPr>
            <w:proofErr w:type="spellStart"/>
            <w:r>
              <w:rPr>
                <w:rFonts w:ascii="Calibri" w:eastAsia="Times New Roman" w:hAnsi="Calibri" w:cs="Calibri"/>
                <w:b/>
                <w:bCs/>
                <w:color w:val="000000"/>
              </w:rPr>
              <w:t>IsSecret</w:t>
            </w:r>
            <w:proofErr w:type="spellEnd"/>
          </w:p>
        </w:tc>
      </w:tr>
      <w:tr w:rsidR="00D60C14" w:rsidRPr="00132207" w14:paraId="4E7B92A8" w14:textId="6E1EC844" w:rsidTr="008660C1">
        <w:trPr>
          <w:trHeight w:val="300"/>
        </w:trPr>
        <w:tc>
          <w:tcPr>
            <w:tcW w:w="2500" w:type="dxa"/>
            <w:shd w:val="clear" w:color="auto" w:fill="auto"/>
            <w:noWrap/>
            <w:vAlign w:val="bottom"/>
            <w:hideMark/>
          </w:tcPr>
          <w:p w14:paraId="6FCCAFFA"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Base URI</w:t>
            </w:r>
          </w:p>
        </w:tc>
        <w:tc>
          <w:tcPr>
            <w:tcW w:w="3520" w:type="dxa"/>
            <w:shd w:val="clear" w:color="auto" w:fill="auto"/>
            <w:noWrap/>
            <w:vAlign w:val="bottom"/>
            <w:hideMark/>
          </w:tcPr>
          <w:p w14:paraId="1A87FA37" w14:textId="6FE1F9BD"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Base URI</w:t>
            </w:r>
            <w:r w:rsidR="008660C1">
              <w:rPr>
                <w:rFonts w:ascii="Calibri" w:eastAsia="Times New Roman" w:hAnsi="Calibri" w:cs="Calibri"/>
                <w:color w:val="000000"/>
              </w:rPr>
              <w:t xml:space="preserve"> </w:t>
            </w:r>
            <w:r w:rsidR="008660C1" w:rsidRPr="008660C1">
              <w:rPr>
                <w:rFonts w:ascii="Calibri" w:eastAsia="Times New Roman" w:hAnsi="Calibri" w:cs="Calibri"/>
                <w:color w:val="000000"/>
              </w:rPr>
              <w:t>which would be used to access the control tower services for monitoring and remediation process</w:t>
            </w:r>
          </w:p>
        </w:tc>
        <w:tc>
          <w:tcPr>
            <w:tcW w:w="1960" w:type="dxa"/>
            <w:shd w:val="clear" w:color="auto" w:fill="auto"/>
            <w:noWrap/>
            <w:vAlign w:val="bottom"/>
            <w:hideMark/>
          </w:tcPr>
          <w:p w14:paraId="6D96D523" w14:textId="5D314EB5" w:rsidR="00D60C14" w:rsidRPr="00132207" w:rsidRDefault="00D60C14" w:rsidP="00132207">
            <w:pPr>
              <w:spacing w:after="0" w:line="240" w:lineRule="auto"/>
              <w:rPr>
                <w:rFonts w:ascii="Calibri" w:eastAsia="Times New Roman" w:hAnsi="Calibri" w:cs="Calibri"/>
                <w:color w:val="000000"/>
              </w:rPr>
            </w:pPr>
            <w:r w:rsidRPr="00D60C14">
              <w:rPr>
                <w:rFonts w:ascii="Calibri" w:eastAsia="Times New Roman" w:hAnsi="Calibri" w:cs="Calibri"/>
                <w:color w:val="000000"/>
              </w:rPr>
              <w:t>http//VM00001/</w:t>
            </w:r>
          </w:p>
        </w:tc>
        <w:tc>
          <w:tcPr>
            <w:tcW w:w="1034" w:type="dxa"/>
          </w:tcPr>
          <w:p w14:paraId="2DF5CC9E" w14:textId="5CE2DA75"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0713D5A5" w14:textId="49B7A33D" w:rsidTr="008660C1">
        <w:trPr>
          <w:trHeight w:val="300"/>
        </w:trPr>
        <w:tc>
          <w:tcPr>
            <w:tcW w:w="2500" w:type="dxa"/>
            <w:shd w:val="clear" w:color="auto" w:fill="auto"/>
            <w:noWrap/>
            <w:vAlign w:val="bottom"/>
            <w:hideMark/>
          </w:tcPr>
          <w:p w14:paraId="62A1247A"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Password</w:t>
            </w:r>
          </w:p>
        </w:tc>
        <w:tc>
          <w:tcPr>
            <w:tcW w:w="3520" w:type="dxa"/>
            <w:shd w:val="clear" w:color="auto" w:fill="auto"/>
            <w:noWrap/>
            <w:vAlign w:val="bottom"/>
            <w:hideMark/>
          </w:tcPr>
          <w:p w14:paraId="5B01533B" w14:textId="72C1DC65"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Control Room Password</w:t>
            </w:r>
            <w:r w:rsidR="008660C1">
              <w:rPr>
                <w:rFonts w:ascii="Calibri" w:eastAsia="Times New Roman" w:hAnsi="Calibri" w:cs="Calibri"/>
                <w:color w:val="000000"/>
              </w:rPr>
              <w:t xml:space="preserve"> </w:t>
            </w:r>
            <w:r w:rsidR="008660C1" w:rsidRPr="008660C1">
              <w:rPr>
                <w:rFonts w:ascii="Calibri" w:eastAsia="Times New Roman" w:hAnsi="Calibri" w:cs="Calibri"/>
                <w:color w:val="000000"/>
              </w:rPr>
              <w:t>which would be used for authentication</w:t>
            </w:r>
          </w:p>
        </w:tc>
        <w:tc>
          <w:tcPr>
            <w:tcW w:w="1960" w:type="dxa"/>
            <w:shd w:val="clear" w:color="auto" w:fill="auto"/>
            <w:noWrap/>
            <w:vAlign w:val="bottom"/>
            <w:hideMark/>
          </w:tcPr>
          <w:p w14:paraId="5CE2E263" w14:textId="4FBCA26C"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1034" w:type="dxa"/>
          </w:tcPr>
          <w:p w14:paraId="24FE2CD5" w14:textId="486B430E"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Yes</w:t>
            </w:r>
          </w:p>
        </w:tc>
      </w:tr>
      <w:tr w:rsidR="00D60C14" w:rsidRPr="00132207" w14:paraId="1A025C03" w14:textId="460AC0C5" w:rsidTr="008660C1">
        <w:trPr>
          <w:trHeight w:val="300"/>
        </w:trPr>
        <w:tc>
          <w:tcPr>
            <w:tcW w:w="2500" w:type="dxa"/>
            <w:shd w:val="clear" w:color="auto" w:fill="auto"/>
            <w:noWrap/>
            <w:vAlign w:val="bottom"/>
            <w:hideMark/>
          </w:tcPr>
          <w:p w14:paraId="26827058"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 xml:space="preserve">Control Room </w:t>
            </w:r>
            <w:proofErr w:type="gramStart"/>
            <w:r w:rsidRPr="00132207">
              <w:rPr>
                <w:rFonts w:ascii="Calibri" w:eastAsia="Times New Roman" w:hAnsi="Calibri" w:cs="Calibri"/>
                <w:color w:val="000000"/>
              </w:rPr>
              <w:t>User Name</w:t>
            </w:r>
            <w:proofErr w:type="gramEnd"/>
          </w:p>
        </w:tc>
        <w:tc>
          <w:tcPr>
            <w:tcW w:w="3520" w:type="dxa"/>
            <w:shd w:val="clear" w:color="auto" w:fill="auto"/>
            <w:noWrap/>
            <w:vAlign w:val="bottom"/>
            <w:hideMark/>
          </w:tcPr>
          <w:p w14:paraId="751C9CA8" w14:textId="08544985"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 xml:space="preserve">Control Room </w:t>
            </w:r>
            <w:proofErr w:type="gramStart"/>
            <w:r w:rsidRPr="00132207">
              <w:rPr>
                <w:rFonts w:ascii="Calibri" w:eastAsia="Times New Roman" w:hAnsi="Calibri" w:cs="Calibri"/>
                <w:color w:val="000000"/>
              </w:rPr>
              <w:t>User Name</w:t>
            </w:r>
            <w:proofErr w:type="gramEnd"/>
            <w:r w:rsidR="008660C1">
              <w:rPr>
                <w:rFonts w:ascii="Calibri" w:eastAsia="Times New Roman" w:hAnsi="Calibri" w:cs="Calibri"/>
                <w:color w:val="000000"/>
              </w:rPr>
              <w:t xml:space="preserve"> </w:t>
            </w:r>
            <w:r w:rsidR="008660C1" w:rsidRPr="008660C1">
              <w:rPr>
                <w:rFonts w:ascii="Calibri" w:eastAsia="Times New Roman" w:hAnsi="Calibri" w:cs="Calibri"/>
                <w:color w:val="000000"/>
              </w:rPr>
              <w:t>which would be used for authentication</w:t>
            </w:r>
          </w:p>
        </w:tc>
        <w:tc>
          <w:tcPr>
            <w:tcW w:w="1960" w:type="dxa"/>
            <w:shd w:val="clear" w:color="auto" w:fill="auto"/>
            <w:noWrap/>
            <w:vAlign w:val="bottom"/>
            <w:hideMark/>
          </w:tcPr>
          <w:p w14:paraId="65B2DE2D" w14:textId="661B967E" w:rsidR="00D60C14" w:rsidRPr="00132207" w:rsidRDefault="00D60C14" w:rsidP="00132207">
            <w:pPr>
              <w:spacing w:after="0" w:line="240" w:lineRule="auto"/>
              <w:rPr>
                <w:rFonts w:ascii="Calibri" w:eastAsia="Times New Roman" w:hAnsi="Calibri" w:cs="Calibri"/>
                <w:color w:val="000000"/>
              </w:rPr>
            </w:pPr>
            <w:proofErr w:type="spellStart"/>
            <w:r w:rsidRPr="00132207">
              <w:rPr>
                <w:rFonts w:ascii="Calibri" w:eastAsia="Times New Roman" w:hAnsi="Calibri" w:cs="Calibri"/>
                <w:color w:val="000000"/>
              </w:rPr>
              <w:t>Apiuser</w:t>
            </w:r>
            <w:proofErr w:type="spellEnd"/>
          </w:p>
        </w:tc>
        <w:tc>
          <w:tcPr>
            <w:tcW w:w="1034" w:type="dxa"/>
          </w:tcPr>
          <w:p w14:paraId="259213CB" w14:textId="1847AC03"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1AB6CC35" w14:textId="700E1E7F" w:rsidTr="008660C1">
        <w:trPr>
          <w:trHeight w:val="300"/>
        </w:trPr>
        <w:tc>
          <w:tcPr>
            <w:tcW w:w="2500" w:type="dxa"/>
            <w:shd w:val="clear" w:color="auto" w:fill="auto"/>
            <w:noWrap/>
            <w:vAlign w:val="bottom"/>
            <w:hideMark/>
          </w:tcPr>
          <w:p w14:paraId="30C9710C"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Host Name</w:t>
            </w:r>
          </w:p>
        </w:tc>
        <w:tc>
          <w:tcPr>
            <w:tcW w:w="3520" w:type="dxa"/>
            <w:shd w:val="clear" w:color="auto" w:fill="auto"/>
            <w:noWrap/>
            <w:vAlign w:val="bottom"/>
            <w:hideMark/>
          </w:tcPr>
          <w:p w14:paraId="3B02A33D" w14:textId="563E7DF2" w:rsidR="00D60C14" w:rsidRPr="00132207" w:rsidRDefault="008660C1" w:rsidP="00132207">
            <w:pPr>
              <w:spacing w:after="0" w:line="240" w:lineRule="auto"/>
              <w:rPr>
                <w:rFonts w:ascii="Calibri" w:eastAsia="Times New Roman" w:hAnsi="Calibri" w:cs="Calibri"/>
                <w:color w:val="000000"/>
              </w:rPr>
            </w:pPr>
            <w:r w:rsidRPr="008660C1">
              <w:rPr>
                <w:rFonts w:ascii="Calibri" w:eastAsia="Times New Roman" w:hAnsi="Calibri" w:cs="Calibri"/>
                <w:color w:val="000000"/>
              </w:rPr>
              <w:t>Control Tower Host Name</w:t>
            </w:r>
            <w:r>
              <w:rPr>
                <w:rFonts w:ascii="Calibri" w:eastAsia="Times New Roman" w:hAnsi="Calibri" w:cs="Calibri"/>
                <w:color w:val="000000"/>
              </w:rPr>
              <w:t xml:space="preserve"> </w:t>
            </w:r>
            <w:r w:rsidRPr="008660C1">
              <w:rPr>
                <w:rFonts w:ascii="Calibri" w:eastAsia="Times New Roman" w:hAnsi="Calibri" w:cs="Calibri"/>
                <w:color w:val="000000"/>
              </w:rPr>
              <w:t>which would be used during the monitoring and remediation process</w:t>
            </w:r>
          </w:p>
        </w:tc>
        <w:tc>
          <w:tcPr>
            <w:tcW w:w="1960" w:type="dxa"/>
            <w:shd w:val="clear" w:color="auto" w:fill="auto"/>
            <w:noWrap/>
            <w:vAlign w:val="bottom"/>
            <w:hideMark/>
          </w:tcPr>
          <w:p w14:paraId="6F3D38BE" w14:textId="059DF59A" w:rsidR="00D60C14" w:rsidRPr="00132207" w:rsidRDefault="00D60C14" w:rsidP="00132207">
            <w:pPr>
              <w:spacing w:after="0" w:line="240" w:lineRule="auto"/>
              <w:rPr>
                <w:rFonts w:ascii="Calibri" w:eastAsia="Times New Roman" w:hAnsi="Calibri" w:cs="Calibri"/>
                <w:color w:val="000000"/>
              </w:rPr>
            </w:pPr>
            <w:r w:rsidRPr="00D60C14">
              <w:rPr>
                <w:rFonts w:ascii="Calibri" w:eastAsia="Times New Roman" w:hAnsi="Calibri" w:cs="Calibri"/>
                <w:color w:val="000000"/>
              </w:rPr>
              <w:t>VM00001</w:t>
            </w:r>
          </w:p>
        </w:tc>
        <w:tc>
          <w:tcPr>
            <w:tcW w:w="1034" w:type="dxa"/>
          </w:tcPr>
          <w:p w14:paraId="68B4E07A" w14:textId="341100D8"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337790E7" w14:textId="7E148959" w:rsidTr="008660C1">
        <w:trPr>
          <w:trHeight w:val="300"/>
        </w:trPr>
        <w:tc>
          <w:tcPr>
            <w:tcW w:w="2500" w:type="dxa"/>
            <w:shd w:val="clear" w:color="auto" w:fill="auto"/>
            <w:noWrap/>
            <w:vAlign w:val="bottom"/>
            <w:hideMark/>
          </w:tcPr>
          <w:p w14:paraId="27AEEEBE"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Machine Name</w:t>
            </w:r>
          </w:p>
        </w:tc>
        <w:tc>
          <w:tcPr>
            <w:tcW w:w="3520" w:type="dxa"/>
            <w:shd w:val="clear" w:color="auto" w:fill="auto"/>
            <w:noWrap/>
            <w:vAlign w:val="bottom"/>
            <w:hideMark/>
          </w:tcPr>
          <w:p w14:paraId="7D09A44B" w14:textId="639B05F8" w:rsidR="00D60C14" w:rsidRPr="00132207" w:rsidRDefault="008660C1" w:rsidP="00132207">
            <w:pPr>
              <w:spacing w:after="0" w:line="240" w:lineRule="auto"/>
              <w:rPr>
                <w:rFonts w:ascii="Calibri" w:eastAsia="Times New Roman" w:hAnsi="Calibri" w:cs="Calibri"/>
                <w:color w:val="000000"/>
              </w:rPr>
            </w:pPr>
            <w:r w:rsidRPr="008660C1">
              <w:rPr>
                <w:rFonts w:ascii="Calibri" w:eastAsia="Times New Roman" w:hAnsi="Calibri" w:cs="Calibri"/>
                <w:color w:val="000000"/>
              </w:rPr>
              <w:t>Control Tower Host Name</w:t>
            </w:r>
            <w:r>
              <w:rPr>
                <w:rFonts w:ascii="Calibri" w:eastAsia="Times New Roman" w:hAnsi="Calibri" w:cs="Calibri"/>
                <w:color w:val="000000"/>
              </w:rPr>
              <w:t xml:space="preserve"> </w:t>
            </w:r>
            <w:r w:rsidRPr="008660C1">
              <w:rPr>
                <w:rFonts w:ascii="Calibri" w:eastAsia="Times New Roman" w:hAnsi="Calibri" w:cs="Calibri"/>
                <w:color w:val="000000"/>
              </w:rPr>
              <w:t>which would be used during the monitoring and remediation process</w:t>
            </w:r>
          </w:p>
        </w:tc>
        <w:tc>
          <w:tcPr>
            <w:tcW w:w="1960" w:type="dxa"/>
            <w:shd w:val="clear" w:color="auto" w:fill="auto"/>
            <w:noWrap/>
            <w:vAlign w:val="bottom"/>
            <w:hideMark/>
          </w:tcPr>
          <w:p w14:paraId="75F0D711" w14:textId="1300BC1D" w:rsidR="00D60C14" w:rsidRPr="00132207" w:rsidRDefault="00D60C14" w:rsidP="00132207">
            <w:pPr>
              <w:spacing w:after="0" w:line="240" w:lineRule="auto"/>
              <w:rPr>
                <w:rFonts w:ascii="Calibri" w:eastAsia="Times New Roman" w:hAnsi="Calibri" w:cs="Calibri"/>
                <w:color w:val="000000"/>
              </w:rPr>
            </w:pPr>
            <w:r w:rsidRPr="00D60C14">
              <w:rPr>
                <w:rFonts w:ascii="Calibri" w:eastAsia="Times New Roman" w:hAnsi="Calibri" w:cs="Calibri"/>
                <w:color w:val="000000"/>
              </w:rPr>
              <w:t>VM00001</w:t>
            </w:r>
          </w:p>
        </w:tc>
        <w:tc>
          <w:tcPr>
            <w:tcW w:w="1034" w:type="dxa"/>
          </w:tcPr>
          <w:p w14:paraId="74E62426" w14:textId="34602600"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75C5953D" w14:textId="3C05B9B8" w:rsidTr="008660C1">
        <w:trPr>
          <w:trHeight w:val="300"/>
        </w:trPr>
        <w:tc>
          <w:tcPr>
            <w:tcW w:w="2500" w:type="dxa"/>
            <w:shd w:val="clear" w:color="auto" w:fill="auto"/>
            <w:noWrap/>
            <w:vAlign w:val="bottom"/>
            <w:hideMark/>
          </w:tcPr>
          <w:p w14:paraId="21375DB5"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IP Address</w:t>
            </w:r>
          </w:p>
        </w:tc>
        <w:tc>
          <w:tcPr>
            <w:tcW w:w="3520" w:type="dxa"/>
            <w:shd w:val="clear" w:color="auto" w:fill="auto"/>
            <w:noWrap/>
            <w:vAlign w:val="bottom"/>
            <w:hideMark/>
          </w:tcPr>
          <w:p w14:paraId="6412B58E" w14:textId="15C3D91F" w:rsidR="00D60C14" w:rsidRPr="00132207" w:rsidRDefault="008660C1" w:rsidP="00132207">
            <w:pPr>
              <w:spacing w:after="0" w:line="240" w:lineRule="auto"/>
              <w:rPr>
                <w:rFonts w:ascii="Calibri" w:eastAsia="Times New Roman" w:hAnsi="Calibri" w:cs="Calibri"/>
                <w:color w:val="000000"/>
              </w:rPr>
            </w:pPr>
            <w:r w:rsidRPr="008660C1">
              <w:rPr>
                <w:rFonts w:ascii="Calibri" w:eastAsia="Times New Roman" w:hAnsi="Calibri" w:cs="Calibri"/>
                <w:color w:val="000000"/>
              </w:rPr>
              <w:t>Control Tower IP Address which would be used during the monitoring and remediation process</w:t>
            </w:r>
          </w:p>
        </w:tc>
        <w:tc>
          <w:tcPr>
            <w:tcW w:w="1960" w:type="dxa"/>
            <w:shd w:val="clear" w:color="auto" w:fill="auto"/>
            <w:noWrap/>
            <w:vAlign w:val="bottom"/>
            <w:hideMark/>
          </w:tcPr>
          <w:p w14:paraId="3CCBE965" w14:textId="4420A351" w:rsidR="00D60C14" w:rsidRPr="00132207" w:rsidRDefault="00D60C14" w:rsidP="00132207">
            <w:pPr>
              <w:spacing w:after="0" w:line="240" w:lineRule="auto"/>
              <w:rPr>
                <w:rFonts w:ascii="Calibri" w:eastAsia="Times New Roman" w:hAnsi="Calibri" w:cs="Calibri"/>
                <w:color w:val="000000"/>
              </w:rPr>
            </w:pPr>
            <w:r w:rsidRPr="00D60C14">
              <w:rPr>
                <w:rFonts w:ascii="Calibri" w:eastAsia="Times New Roman" w:hAnsi="Calibri" w:cs="Calibri"/>
                <w:color w:val="000000"/>
              </w:rPr>
              <w:t>10.0.0.1</w:t>
            </w:r>
          </w:p>
        </w:tc>
        <w:tc>
          <w:tcPr>
            <w:tcW w:w="1034" w:type="dxa"/>
          </w:tcPr>
          <w:p w14:paraId="42B2A1AF" w14:textId="5A68351E" w:rsidR="00D60C14" w:rsidRPr="00132207" w:rsidRDefault="00D60C14" w:rsidP="0013220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7F7823BB" w14:textId="59F1883F" w:rsidTr="008660C1">
        <w:trPr>
          <w:trHeight w:val="300"/>
        </w:trPr>
        <w:tc>
          <w:tcPr>
            <w:tcW w:w="2500" w:type="dxa"/>
            <w:shd w:val="clear" w:color="auto" w:fill="auto"/>
            <w:noWrap/>
            <w:vAlign w:val="bottom"/>
            <w:hideMark/>
          </w:tcPr>
          <w:p w14:paraId="3D9DF2BD"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lastRenderedPageBreak/>
              <w:t>No Of Retries</w:t>
            </w:r>
          </w:p>
        </w:tc>
        <w:tc>
          <w:tcPr>
            <w:tcW w:w="3520" w:type="dxa"/>
            <w:shd w:val="clear" w:color="auto" w:fill="auto"/>
            <w:noWrap/>
            <w:vAlign w:val="bottom"/>
            <w:hideMark/>
          </w:tcPr>
          <w:p w14:paraId="6F7601BE" w14:textId="1E803B57" w:rsidR="00D60C14" w:rsidRPr="00132207" w:rsidRDefault="00D60C14" w:rsidP="00D60C14">
            <w:pPr>
              <w:spacing w:after="0" w:line="240" w:lineRule="auto"/>
              <w:rPr>
                <w:rFonts w:ascii="Calibri" w:eastAsia="Times New Roman" w:hAnsi="Calibri" w:cs="Calibri"/>
                <w:color w:val="000000"/>
              </w:rPr>
            </w:pPr>
            <w:r w:rsidRPr="00132207">
              <w:rPr>
                <w:rFonts w:ascii="Calibri" w:eastAsia="Times New Roman" w:hAnsi="Calibri" w:cs="Calibri"/>
                <w:color w:val="000000"/>
              </w:rPr>
              <w:t>N</w:t>
            </w:r>
            <w:r>
              <w:rPr>
                <w:rFonts w:ascii="Calibri" w:eastAsia="Times New Roman" w:hAnsi="Calibri" w:cs="Calibri"/>
                <w:color w:val="000000"/>
              </w:rPr>
              <w:t>umber</w:t>
            </w:r>
            <w:r w:rsidRPr="00132207">
              <w:rPr>
                <w:rFonts w:ascii="Calibri" w:eastAsia="Times New Roman" w:hAnsi="Calibri" w:cs="Calibri"/>
                <w:color w:val="000000"/>
              </w:rPr>
              <w:t xml:space="preserve"> </w:t>
            </w:r>
            <w:r w:rsidR="00456620" w:rsidRPr="00132207">
              <w:rPr>
                <w:rFonts w:ascii="Calibri" w:eastAsia="Times New Roman" w:hAnsi="Calibri" w:cs="Calibri"/>
                <w:color w:val="000000"/>
              </w:rPr>
              <w:t>of</w:t>
            </w:r>
            <w:r w:rsidRPr="00132207">
              <w:rPr>
                <w:rFonts w:ascii="Calibri" w:eastAsia="Times New Roman" w:hAnsi="Calibri" w:cs="Calibri"/>
                <w:color w:val="000000"/>
              </w:rPr>
              <w:t xml:space="preserve"> Retries</w:t>
            </w:r>
            <w:r>
              <w:rPr>
                <w:rFonts w:ascii="Calibri" w:eastAsia="Times New Roman" w:hAnsi="Calibri" w:cs="Calibri"/>
                <w:color w:val="000000"/>
              </w:rPr>
              <w:t xml:space="preserve"> </w:t>
            </w:r>
            <w:r w:rsidR="008660C1" w:rsidRPr="008660C1">
              <w:rPr>
                <w:rFonts w:ascii="Calibri" w:eastAsia="Times New Roman" w:hAnsi="Calibri" w:cs="Calibri"/>
                <w:color w:val="000000"/>
              </w:rPr>
              <w:t xml:space="preserve">which would be used during the monitoring </w:t>
            </w:r>
            <w:r w:rsidR="008660C1">
              <w:rPr>
                <w:rFonts w:ascii="Calibri" w:eastAsia="Times New Roman" w:hAnsi="Calibri" w:cs="Calibri"/>
                <w:color w:val="000000"/>
              </w:rPr>
              <w:t>pr</w:t>
            </w:r>
            <w:r w:rsidR="008660C1" w:rsidRPr="008660C1">
              <w:rPr>
                <w:rFonts w:ascii="Calibri" w:eastAsia="Times New Roman" w:hAnsi="Calibri" w:cs="Calibri"/>
                <w:color w:val="000000"/>
              </w:rPr>
              <w:t>ocess</w:t>
            </w:r>
          </w:p>
        </w:tc>
        <w:tc>
          <w:tcPr>
            <w:tcW w:w="1960" w:type="dxa"/>
            <w:shd w:val="clear" w:color="auto" w:fill="auto"/>
            <w:noWrap/>
            <w:vAlign w:val="bottom"/>
            <w:hideMark/>
          </w:tcPr>
          <w:p w14:paraId="1D2DC1FF" w14:textId="77777777" w:rsidR="00D60C14" w:rsidRPr="00132207" w:rsidRDefault="00D60C14" w:rsidP="00132207">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w:t>
            </w:r>
          </w:p>
        </w:tc>
        <w:tc>
          <w:tcPr>
            <w:tcW w:w="1034" w:type="dxa"/>
          </w:tcPr>
          <w:p w14:paraId="2204B247" w14:textId="7AD1A9CF" w:rsidR="00D60C14" w:rsidRPr="00132207" w:rsidRDefault="00D60C14" w:rsidP="00D60C14">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D60C14" w:rsidRPr="00132207" w14:paraId="40076CDB" w14:textId="29381C05" w:rsidTr="008660C1">
        <w:trPr>
          <w:trHeight w:val="300"/>
        </w:trPr>
        <w:tc>
          <w:tcPr>
            <w:tcW w:w="2500" w:type="dxa"/>
            <w:shd w:val="clear" w:color="auto" w:fill="auto"/>
            <w:noWrap/>
            <w:vAlign w:val="bottom"/>
            <w:hideMark/>
          </w:tcPr>
          <w:p w14:paraId="75078DE0" w14:textId="77777777"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Wait Time</w:t>
            </w:r>
          </w:p>
        </w:tc>
        <w:tc>
          <w:tcPr>
            <w:tcW w:w="3520" w:type="dxa"/>
            <w:shd w:val="clear" w:color="auto" w:fill="auto"/>
            <w:noWrap/>
            <w:vAlign w:val="bottom"/>
            <w:hideMark/>
          </w:tcPr>
          <w:p w14:paraId="3DDAB4A0" w14:textId="7A6086C5" w:rsidR="00D60C14" w:rsidRPr="00132207" w:rsidRDefault="00D60C14" w:rsidP="00132207">
            <w:pPr>
              <w:spacing w:after="0" w:line="240" w:lineRule="auto"/>
              <w:rPr>
                <w:rFonts w:ascii="Calibri" w:eastAsia="Times New Roman" w:hAnsi="Calibri" w:cs="Calibri"/>
                <w:color w:val="000000"/>
              </w:rPr>
            </w:pPr>
            <w:r w:rsidRPr="00132207">
              <w:rPr>
                <w:rFonts w:ascii="Calibri" w:eastAsia="Times New Roman" w:hAnsi="Calibri" w:cs="Calibri"/>
                <w:color w:val="000000"/>
              </w:rPr>
              <w:t>Wait Time</w:t>
            </w:r>
            <w:r w:rsidR="009C759F">
              <w:rPr>
                <w:rFonts w:ascii="Calibri" w:eastAsia="Times New Roman" w:hAnsi="Calibri" w:cs="Calibri"/>
                <w:color w:val="000000"/>
              </w:rPr>
              <w:t xml:space="preserve"> (In second)</w:t>
            </w:r>
            <w:r w:rsidR="009A5888">
              <w:rPr>
                <w:rFonts w:ascii="Calibri" w:eastAsia="Times New Roman" w:hAnsi="Calibri" w:cs="Calibri"/>
                <w:color w:val="000000"/>
              </w:rPr>
              <w:t xml:space="preserve"> </w:t>
            </w:r>
            <w:r w:rsidR="009A5888" w:rsidRPr="008660C1">
              <w:rPr>
                <w:rFonts w:ascii="Calibri" w:eastAsia="Times New Roman" w:hAnsi="Calibri" w:cs="Calibri"/>
                <w:color w:val="000000"/>
              </w:rPr>
              <w:t xml:space="preserve">which would be used during the monitoring </w:t>
            </w:r>
            <w:r w:rsidR="009A5888">
              <w:rPr>
                <w:rFonts w:ascii="Calibri" w:eastAsia="Times New Roman" w:hAnsi="Calibri" w:cs="Calibri"/>
                <w:color w:val="000000"/>
              </w:rPr>
              <w:t>pr</w:t>
            </w:r>
            <w:r w:rsidR="009A5888" w:rsidRPr="008660C1">
              <w:rPr>
                <w:rFonts w:ascii="Calibri" w:eastAsia="Times New Roman" w:hAnsi="Calibri" w:cs="Calibri"/>
                <w:color w:val="000000"/>
              </w:rPr>
              <w:t>ocess</w:t>
            </w:r>
          </w:p>
        </w:tc>
        <w:tc>
          <w:tcPr>
            <w:tcW w:w="1960" w:type="dxa"/>
            <w:shd w:val="clear" w:color="auto" w:fill="auto"/>
            <w:noWrap/>
            <w:vAlign w:val="bottom"/>
            <w:hideMark/>
          </w:tcPr>
          <w:p w14:paraId="0A50277C" w14:textId="77777777" w:rsidR="00D60C14" w:rsidRPr="00132207" w:rsidRDefault="00D60C14" w:rsidP="00132207">
            <w:pPr>
              <w:spacing w:after="0" w:line="240" w:lineRule="auto"/>
              <w:jc w:val="right"/>
              <w:rPr>
                <w:rFonts w:ascii="Calibri" w:eastAsia="Times New Roman" w:hAnsi="Calibri" w:cs="Calibri"/>
                <w:color w:val="000000"/>
              </w:rPr>
            </w:pPr>
            <w:r w:rsidRPr="00132207">
              <w:rPr>
                <w:rFonts w:ascii="Calibri" w:eastAsia="Times New Roman" w:hAnsi="Calibri" w:cs="Calibri"/>
                <w:color w:val="000000"/>
              </w:rPr>
              <w:t>30</w:t>
            </w:r>
          </w:p>
        </w:tc>
        <w:tc>
          <w:tcPr>
            <w:tcW w:w="1034" w:type="dxa"/>
          </w:tcPr>
          <w:p w14:paraId="6897B791" w14:textId="52D03C70" w:rsidR="00D60C14" w:rsidRPr="00132207" w:rsidRDefault="00D60C14" w:rsidP="00D60C14">
            <w:pPr>
              <w:spacing w:after="0" w:line="240" w:lineRule="auto"/>
              <w:rPr>
                <w:rFonts w:ascii="Calibri" w:eastAsia="Times New Roman" w:hAnsi="Calibri" w:cs="Calibri"/>
                <w:color w:val="000000"/>
              </w:rPr>
            </w:pPr>
            <w:r>
              <w:rPr>
                <w:rFonts w:ascii="Calibri" w:eastAsia="Times New Roman" w:hAnsi="Calibri" w:cs="Calibri"/>
                <w:color w:val="000000"/>
              </w:rPr>
              <w:t>No</w:t>
            </w:r>
          </w:p>
        </w:tc>
      </w:tr>
    </w:tbl>
    <w:p w14:paraId="66651EF4" w14:textId="7F1F3EE8" w:rsidR="0011066B" w:rsidRDefault="0011066B" w:rsidP="0011066B">
      <w:pPr>
        <w:pStyle w:val="Caption"/>
        <w:jc w:val="center"/>
        <w:rPr>
          <w:noProof/>
        </w:rPr>
      </w:pPr>
      <w:r>
        <w:t xml:space="preserve">Table </w:t>
      </w:r>
      <w:fldSimple w:instr=" SEQ Table \* ARABIC ">
        <w:r w:rsidR="007D71FF">
          <w:rPr>
            <w:noProof/>
          </w:rPr>
          <w:t>30</w:t>
        </w:r>
      </w:fldSimple>
    </w:p>
    <w:p w14:paraId="64F7EB92" w14:textId="06E810F5" w:rsidR="00D60C14" w:rsidRPr="004236AF" w:rsidRDefault="00D60C14" w:rsidP="00D60C14">
      <w:pPr>
        <w:rPr>
          <w:b/>
          <w:bCs/>
        </w:rPr>
      </w:pPr>
      <w:r w:rsidRPr="004236AF">
        <w:rPr>
          <w:b/>
          <w:bCs/>
        </w:rPr>
        <w:t xml:space="preserve">Note: </w:t>
      </w:r>
    </w:p>
    <w:p w14:paraId="2C86FC81" w14:textId="77777777" w:rsidR="009C759F" w:rsidRDefault="00D60C14" w:rsidP="00D60C14">
      <w:pPr>
        <w:rPr>
          <w:rFonts w:ascii="Calibri" w:eastAsia="Times New Roman" w:hAnsi="Calibri" w:cs="Calibri"/>
          <w:color w:val="000000"/>
        </w:rPr>
      </w:pPr>
      <w:r w:rsidRPr="00132207">
        <w:rPr>
          <w:rFonts w:ascii="Calibri" w:eastAsia="Times New Roman" w:hAnsi="Calibri" w:cs="Calibri"/>
          <w:color w:val="000000"/>
        </w:rPr>
        <w:t>No Of Retries</w:t>
      </w:r>
      <w:r w:rsidR="009C759F">
        <w:rPr>
          <w:rFonts w:ascii="Calibri" w:eastAsia="Times New Roman" w:hAnsi="Calibri" w:cs="Calibri"/>
          <w:color w:val="000000"/>
        </w:rPr>
        <w:t xml:space="preserve">, </w:t>
      </w:r>
      <w:r w:rsidR="009C759F" w:rsidRPr="00132207">
        <w:rPr>
          <w:rFonts w:ascii="Calibri" w:eastAsia="Times New Roman" w:hAnsi="Calibri" w:cs="Calibri"/>
          <w:color w:val="000000"/>
        </w:rPr>
        <w:t>Wait Time</w:t>
      </w:r>
      <w:r w:rsidR="009C759F">
        <w:rPr>
          <w:rFonts w:ascii="Calibri" w:eastAsia="Times New Roman" w:hAnsi="Calibri" w:cs="Calibri"/>
          <w:color w:val="000000"/>
        </w:rPr>
        <w:t>:</w:t>
      </w:r>
      <w:r>
        <w:rPr>
          <w:rFonts w:ascii="Calibri" w:eastAsia="Times New Roman" w:hAnsi="Calibri" w:cs="Calibri"/>
          <w:color w:val="000000"/>
        </w:rPr>
        <w:t xml:space="preserve"> parameter</w:t>
      </w:r>
      <w:r w:rsidR="009C759F">
        <w:rPr>
          <w:rFonts w:ascii="Calibri" w:eastAsia="Times New Roman" w:hAnsi="Calibri" w:cs="Calibri"/>
          <w:color w:val="000000"/>
        </w:rPr>
        <w:t>s are</w:t>
      </w:r>
      <w:r>
        <w:rPr>
          <w:rFonts w:ascii="Calibri" w:eastAsia="Times New Roman" w:hAnsi="Calibri" w:cs="Calibri"/>
          <w:color w:val="000000"/>
        </w:rPr>
        <w:t xml:space="preserve"> used during the monitoring process</w:t>
      </w:r>
      <w:r w:rsidR="009C759F">
        <w:rPr>
          <w:rFonts w:ascii="Calibri" w:eastAsia="Times New Roman" w:hAnsi="Calibri" w:cs="Calibri"/>
          <w:color w:val="000000"/>
        </w:rPr>
        <w:t>.</w:t>
      </w:r>
    </w:p>
    <w:p w14:paraId="0FDF3D1B" w14:textId="256C506A" w:rsidR="00D60C14" w:rsidRDefault="009C759F" w:rsidP="00D60C14">
      <w:pPr>
        <w:rPr>
          <w:rFonts w:ascii="Calibri" w:eastAsia="Times New Roman" w:hAnsi="Calibri" w:cs="Calibri"/>
          <w:color w:val="000000"/>
        </w:rPr>
      </w:pPr>
      <w:r>
        <w:rPr>
          <w:rFonts w:ascii="Calibri" w:eastAsia="Times New Roman" w:hAnsi="Calibri" w:cs="Calibri"/>
          <w:color w:val="000000"/>
        </w:rPr>
        <w:t xml:space="preserve">For example:   </w:t>
      </w:r>
      <w:r w:rsidRPr="00132207">
        <w:rPr>
          <w:rFonts w:ascii="Calibri" w:eastAsia="Times New Roman" w:hAnsi="Calibri" w:cs="Calibri"/>
          <w:color w:val="000000"/>
        </w:rPr>
        <w:t xml:space="preserve">Host Name </w:t>
      </w:r>
      <w:r>
        <w:rPr>
          <w:rFonts w:ascii="Calibri" w:eastAsia="Times New Roman" w:hAnsi="Calibri" w:cs="Calibri"/>
          <w:color w:val="000000"/>
        </w:rPr>
        <w:t xml:space="preserve">= </w:t>
      </w:r>
      <w:r w:rsidRPr="00D60C14">
        <w:rPr>
          <w:rFonts w:ascii="Calibri" w:eastAsia="Times New Roman" w:hAnsi="Calibri" w:cs="Calibri"/>
          <w:color w:val="000000"/>
        </w:rPr>
        <w:t>VM00001</w:t>
      </w:r>
      <w:r>
        <w:rPr>
          <w:rFonts w:ascii="Calibri" w:eastAsia="Times New Roman" w:hAnsi="Calibri" w:cs="Calibri"/>
          <w:color w:val="000000"/>
        </w:rPr>
        <w:t xml:space="preserve">, </w:t>
      </w:r>
      <w:r w:rsidRPr="00132207">
        <w:rPr>
          <w:rFonts w:ascii="Calibri" w:eastAsia="Times New Roman" w:hAnsi="Calibri" w:cs="Calibri"/>
          <w:color w:val="000000"/>
        </w:rPr>
        <w:t xml:space="preserve">No </w:t>
      </w:r>
      <w:proofErr w:type="gramStart"/>
      <w:r w:rsidRPr="00132207">
        <w:rPr>
          <w:rFonts w:ascii="Calibri" w:eastAsia="Times New Roman" w:hAnsi="Calibri" w:cs="Calibri"/>
          <w:color w:val="000000"/>
        </w:rPr>
        <w:t>Of</w:t>
      </w:r>
      <w:proofErr w:type="gramEnd"/>
      <w:r w:rsidRPr="00132207">
        <w:rPr>
          <w:rFonts w:ascii="Calibri" w:eastAsia="Times New Roman" w:hAnsi="Calibri" w:cs="Calibri"/>
          <w:color w:val="000000"/>
        </w:rPr>
        <w:t xml:space="preserve"> Retries</w:t>
      </w:r>
      <w:r>
        <w:rPr>
          <w:rFonts w:ascii="Calibri" w:eastAsia="Times New Roman" w:hAnsi="Calibri" w:cs="Calibri"/>
          <w:color w:val="000000"/>
        </w:rPr>
        <w:t xml:space="preserve"> = 3 and Wait Time = 30</w:t>
      </w:r>
    </w:p>
    <w:p w14:paraId="097D8CA9" w14:textId="510B8EB2" w:rsidR="004236AF" w:rsidRDefault="009C759F" w:rsidP="004236AF">
      <w:r>
        <w:t>System tries to access (ping) the VM0001, if not able to access it will wait for 30 second and retires up to 3 time. If System not able access after 3 times. System detected as “Anomaly” and perform the remediation process.</w:t>
      </w:r>
    </w:p>
    <w:p w14:paraId="3089F06F" w14:textId="77777777" w:rsidR="004236AF" w:rsidRDefault="004236AF" w:rsidP="004236AF">
      <w:pPr>
        <w:pStyle w:val="ListParagraph"/>
        <w:rPr>
          <w:lang w:val="en" w:eastAsia="de-DE"/>
        </w:rPr>
      </w:pPr>
    </w:p>
    <w:p w14:paraId="36D99F47" w14:textId="3D30BA22" w:rsidR="004236AF" w:rsidRDefault="00E2058A" w:rsidP="00021887">
      <w:pPr>
        <w:pStyle w:val="ListParagraph"/>
        <w:numPr>
          <w:ilvl w:val="0"/>
          <w:numId w:val="33"/>
        </w:numPr>
        <w:rPr>
          <w:lang w:val="en" w:eastAsia="de-DE"/>
        </w:rPr>
      </w:pPr>
      <w:r>
        <w:rPr>
          <w:lang w:val="en" w:eastAsia="de-DE"/>
        </w:rPr>
        <w:t xml:space="preserve">Sample </w:t>
      </w:r>
      <w:r w:rsidR="004236AF">
        <w:rPr>
          <w:lang w:val="en" w:eastAsia="de-DE"/>
        </w:rPr>
        <w:t>Bot Runner</w:t>
      </w:r>
      <w:r w:rsidR="00021887">
        <w:rPr>
          <w:lang w:val="en" w:eastAsia="de-DE"/>
        </w:rPr>
        <w:t xml:space="preserve">, </w:t>
      </w:r>
      <w:r w:rsidR="00021887" w:rsidRPr="00021887">
        <w:rPr>
          <w:lang w:val="en" w:eastAsia="de-DE"/>
        </w:rPr>
        <w:t>Attended Bot Runner</w:t>
      </w:r>
      <w:r w:rsidR="00021887">
        <w:rPr>
          <w:lang w:val="en" w:eastAsia="de-DE"/>
        </w:rPr>
        <w:t>, Bot Creator</w:t>
      </w:r>
      <w:r w:rsidR="004236AF">
        <w:rPr>
          <w:lang w:val="en" w:eastAsia="de-DE"/>
        </w:rPr>
        <w:t xml:space="preserve"> attribute details are given below in the Table </w:t>
      </w:r>
      <w:r w:rsidR="000454FE">
        <w:rPr>
          <w:lang w:val="en" w:eastAsia="de-DE"/>
        </w:rPr>
        <w:t>31</w:t>
      </w:r>
    </w:p>
    <w:p w14:paraId="3C31D739" w14:textId="77777777" w:rsidR="004236AF" w:rsidRDefault="004236AF" w:rsidP="004236AF">
      <w:pPr>
        <w:pStyle w:val="ListParagraph"/>
        <w:rPr>
          <w:lang w:val="en" w:eastAsia="de-DE"/>
        </w:rPr>
      </w:pPr>
    </w:p>
    <w:tbl>
      <w:tblPr>
        <w:tblW w:w="7220" w:type="dxa"/>
        <w:tblLook w:val="04A0" w:firstRow="1" w:lastRow="0" w:firstColumn="1" w:lastColumn="0" w:noHBand="0" w:noVBand="1"/>
      </w:tblPr>
      <w:tblGrid>
        <w:gridCol w:w="1700"/>
        <w:gridCol w:w="4055"/>
        <w:gridCol w:w="1087"/>
        <w:gridCol w:w="960"/>
      </w:tblGrid>
      <w:tr w:rsidR="004236AF" w:rsidRPr="004236AF" w14:paraId="2E015900" w14:textId="77777777" w:rsidTr="00754B4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E59E9" w14:textId="77777777" w:rsidR="004236AF" w:rsidRPr="004236AF" w:rsidRDefault="004236AF" w:rsidP="004236AF">
            <w:pPr>
              <w:spacing w:after="0" w:line="240" w:lineRule="auto"/>
              <w:jc w:val="center"/>
              <w:rPr>
                <w:rFonts w:ascii="Calibri" w:eastAsia="Times New Roman" w:hAnsi="Calibri" w:cs="Calibri"/>
                <w:b/>
                <w:bCs/>
                <w:color w:val="000000"/>
              </w:rPr>
            </w:pPr>
            <w:r w:rsidRPr="004236AF">
              <w:rPr>
                <w:rFonts w:ascii="Calibri" w:eastAsia="Times New Roman" w:hAnsi="Calibri" w:cs="Calibri"/>
                <w:b/>
                <w:bCs/>
                <w:color w:val="000000"/>
              </w:rPr>
              <w:t>Parameter Name</w:t>
            </w:r>
          </w:p>
        </w:tc>
        <w:tc>
          <w:tcPr>
            <w:tcW w:w="4055" w:type="dxa"/>
            <w:tcBorders>
              <w:top w:val="single" w:sz="4" w:space="0" w:color="auto"/>
              <w:left w:val="nil"/>
              <w:bottom w:val="single" w:sz="4" w:space="0" w:color="auto"/>
              <w:right w:val="single" w:sz="4" w:space="0" w:color="auto"/>
            </w:tcBorders>
            <w:shd w:val="clear" w:color="auto" w:fill="auto"/>
            <w:noWrap/>
            <w:vAlign w:val="bottom"/>
            <w:hideMark/>
          </w:tcPr>
          <w:p w14:paraId="33EC2EFD" w14:textId="77777777" w:rsidR="004236AF" w:rsidRPr="004236AF" w:rsidRDefault="004236AF" w:rsidP="004236AF">
            <w:pPr>
              <w:spacing w:after="0" w:line="240" w:lineRule="auto"/>
              <w:jc w:val="center"/>
              <w:rPr>
                <w:rFonts w:ascii="Calibri" w:eastAsia="Times New Roman" w:hAnsi="Calibri" w:cs="Calibri"/>
                <w:b/>
                <w:bCs/>
                <w:color w:val="000000"/>
              </w:rPr>
            </w:pPr>
            <w:r w:rsidRPr="004236AF">
              <w:rPr>
                <w:rFonts w:ascii="Calibri" w:eastAsia="Times New Roman" w:hAnsi="Calibri" w:cs="Calibri"/>
                <w:b/>
                <w:bCs/>
                <w:color w:val="000000"/>
              </w:rPr>
              <w:t>Description</w:t>
            </w:r>
          </w:p>
        </w:tc>
        <w:tc>
          <w:tcPr>
            <w:tcW w:w="505" w:type="dxa"/>
            <w:tcBorders>
              <w:top w:val="single" w:sz="4" w:space="0" w:color="auto"/>
              <w:left w:val="nil"/>
              <w:bottom w:val="single" w:sz="4" w:space="0" w:color="auto"/>
              <w:right w:val="single" w:sz="4" w:space="0" w:color="auto"/>
            </w:tcBorders>
            <w:shd w:val="clear" w:color="auto" w:fill="auto"/>
            <w:noWrap/>
            <w:vAlign w:val="bottom"/>
            <w:hideMark/>
          </w:tcPr>
          <w:p w14:paraId="06D376C2" w14:textId="77777777" w:rsidR="004236AF" w:rsidRPr="004236AF" w:rsidRDefault="004236AF" w:rsidP="004236AF">
            <w:pPr>
              <w:spacing w:after="0" w:line="240" w:lineRule="auto"/>
              <w:jc w:val="center"/>
              <w:rPr>
                <w:rFonts w:ascii="Calibri" w:eastAsia="Times New Roman" w:hAnsi="Calibri" w:cs="Calibri"/>
                <w:b/>
                <w:bCs/>
                <w:color w:val="000000"/>
              </w:rPr>
            </w:pPr>
            <w:r w:rsidRPr="004236AF">
              <w:rPr>
                <w:rFonts w:ascii="Calibri" w:eastAsia="Times New Roman" w:hAnsi="Calibri" w:cs="Calibri"/>
                <w:b/>
                <w:bCs/>
                <w:color w:val="000000"/>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97F9197" w14:textId="77777777" w:rsidR="004236AF" w:rsidRPr="004236AF" w:rsidRDefault="004236AF" w:rsidP="004236AF">
            <w:pPr>
              <w:spacing w:after="0" w:line="240" w:lineRule="auto"/>
              <w:jc w:val="center"/>
              <w:rPr>
                <w:rFonts w:ascii="Calibri" w:eastAsia="Times New Roman" w:hAnsi="Calibri" w:cs="Calibri"/>
                <w:b/>
                <w:bCs/>
                <w:color w:val="000000"/>
              </w:rPr>
            </w:pPr>
            <w:proofErr w:type="spellStart"/>
            <w:r w:rsidRPr="004236AF">
              <w:rPr>
                <w:rFonts w:ascii="Calibri" w:eastAsia="Times New Roman" w:hAnsi="Calibri" w:cs="Calibri"/>
                <w:b/>
                <w:bCs/>
                <w:color w:val="000000"/>
              </w:rPr>
              <w:t>IsSecret</w:t>
            </w:r>
            <w:proofErr w:type="spellEnd"/>
          </w:p>
        </w:tc>
      </w:tr>
      <w:tr w:rsidR="004236AF" w:rsidRPr="004236AF" w14:paraId="18093C9A"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4C01451"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Host Name</w:t>
            </w:r>
          </w:p>
        </w:tc>
        <w:tc>
          <w:tcPr>
            <w:tcW w:w="4055" w:type="dxa"/>
            <w:tcBorders>
              <w:top w:val="nil"/>
              <w:left w:val="nil"/>
              <w:bottom w:val="single" w:sz="4" w:space="0" w:color="auto"/>
              <w:right w:val="single" w:sz="4" w:space="0" w:color="auto"/>
            </w:tcBorders>
            <w:shd w:val="clear" w:color="auto" w:fill="auto"/>
            <w:noWrap/>
            <w:vAlign w:val="bottom"/>
            <w:hideMark/>
          </w:tcPr>
          <w:p w14:paraId="57D82D8F" w14:textId="6D261349"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Host Name</w:t>
            </w:r>
            <w:r w:rsidR="00B62324">
              <w:rPr>
                <w:rFonts w:ascii="Calibri" w:eastAsia="Times New Roman" w:hAnsi="Calibri" w:cs="Calibri"/>
                <w:color w:val="000000"/>
              </w:rPr>
              <w:t xml:space="preserve"> of the VM</w:t>
            </w:r>
            <w:r w:rsidR="00B62324">
              <w:rPr>
                <w:lang w:val="en" w:eastAsia="de-DE"/>
              </w:rPr>
              <w:t xml:space="preserve"> </w:t>
            </w:r>
            <w:r w:rsidR="00B62324" w:rsidRPr="00B62324">
              <w:rPr>
                <w:rFonts w:ascii="Calibri" w:eastAsia="Times New Roman" w:hAnsi="Calibri" w:cs="Calibri"/>
                <w:color w:val="000000"/>
              </w:rPr>
              <w:t>which would be used during the monitoring and remediation process</w:t>
            </w:r>
          </w:p>
        </w:tc>
        <w:tc>
          <w:tcPr>
            <w:tcW w:w="505" w:type="dxa"/>
            <w:tcBorders>
              <w:top w:val="nil"/>
              <w:left w:val="nil"/>
              <w:bottom w:val="single" w:sz="4" w:space="0" w:color="auto"/>
              <w:right w:val="single" w:sz="4" w:space="0" w:color="auto"/>
            </w:tcBorders>
            <w:shd w:val="clear" w:color="auto" w:fill="auto"/>
            <w:noWrap/>
            <w:vAlign w:val="bottom"/>
            <w:hideMark/>
          </w:tcPr>
          <w:p w14:paraId="1B58A164"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VM00002</w:t>
            </w:r>
          </w:p>
        </w:tc>
        <w:tc>
          <w:tcPr>
            <w:tcW w:w="960" w:type="dxa"/>
            <w:tcBorders>
              <w:top w:val="nil"/>
              <w:left w:val="nil"/>
              <w:bottom w:val="single" w:sz="4" w:space="0" w:color="auto"/>
              <w:right w:val="single" w:sz="4" w:space="0" w:color="auto"/>
            </w:tcBorders>
            <w:shd w:val="clear" w:color="auto" w:fill="auto"/>
            <w:noWrap/>
            <w:vAlign w:val="bottom"/>
            <w:hideMark/>
          </w:tcPr>
          <w:p w14:paraId="32343605"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No</w:t>
            </w:r>
          </w:p>
        </w:tc>
      </w:tr>
      <w:tr w:rsidR="004236AF" w:rsidRPr="004236AF" w14:paraId="09511B5D"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566B12B"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Machine Name</w:t>
            </w:r>
          </w:p>
        </w:tc>
        <w:tc>
          <w:tcPr>
            <w:tcW w:w="4055" w:type="dxa"/>
            <w:tcBorders>
              <w:top w:val="nil"/>
              <w:left w:val="nil"/>
              <w:bottom w:val="single" w:sz="4" w:space="0" w:color="auto"/>
              <w:right w:val="single" w:sz="4" w:space="0" w:color="auto"/>
            </w:tcBorders>
            <w:shd w:val="clear" w:color="auto" w:fill="auto"/>
            <w:noWrap/>
            <w:vAlign w:val="bottom"/>
            <w:hideMark/>
          </w:tcPr>
          <w:p w14:paraId="3FA79490" w14:textId="611C2D1A"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Machine Name</w:t>
            </w:r>
            <w:r w:rsidR="00B62324">
              <w:rPr>
                <w:rFonts w:ascii="Calibri" w:eastAsia="Times New Roman" w:hAnsi="Calibri" w:cs="Calibri"/>
                <w:color w:val="000000"/>
              </w:rPr>
              <w:t xml:space="preserve"> of the VM</w:t>
            </w:r>
            <w:r w:rsidR="00B62324">
              <w:rPr>
                <w:lang w:val="en" w:eastAsia="de-DE"/>
              </w:rPr>
              <w:t xml:space="preserve"> </w:t>
            </w:r>
            <w:r w:rsidR="00B62324" w:rsidRPr="00B62324">
              <w:rPr>
                <w:rFonts w:ascii="Calibri" w:eastAsia="Times New Roman" w:hAnsi="Calibri" w:cs="Calibri"/>
                <w:color w:val="000000"/>
              </w:rPr>
              <w:t>which would be used during the monitoring and remediation process</w:t>
            </w:r>
          </w:p>
        </w:tc>
        <w:tc>
          <w:tcPr>
            <w:tcW w:w="505" w:type="dxa"/>
            <w:tcBorders>
              <w:top w:val="nil"/>
              <w:left w:val="nil"/>
              <w:bottom w:val="single" w:sz="4" w:space="0" w:color="auto"/>
              <w:right w:val="single" w:sz="4" w:space="0" w:color="auto"/>
            </w:tcBorders>
            <w:shd w:val="clear" w:color="auto" w:fill="auto"/>
            <w:noWrap/>
            <w:vAlign w:val="bottom"/>
            <w:hideMark/>
          </w:tcPr>
          <w:p w14:paraId="1AFB3F44"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VM00002</w:t>
            </w:r>
          </w:p>
        </w:tc>
        <w:tc>
          <w:tcPr>
            <w:tcW w:w="960" w:type="dxa"/>
            <w:tcBorders>
              <w:top w:val="nil"/>
              <w:left w:val="nil"/>
              <w:bottom w:val="single" w:sz="4" w:space="0" w:color="auto"/>
              <w:right w:val="single" w:sz="4" w:space="0" w:color="auto"/>
            </w:tcBorders>
            <w:shd w:val="clear" w:color="auto" w:fill="auto"/>
            <w:noWrap/>
            <w:vAlign w:val="bottom"/>
            <w:hideMark/>
          </w:tcPr>
          <w:p w14:paraId="33B6DD35"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No</w:t>
            </w:r>
          </w:p>
        </w:tc>
      </w:tr>
      <w:tr w:rsidR="004236AF" w:rsidRPr="004236AF" w14:paraId="373C8926"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79381DA"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IP Address</w:t>
            </w:r>
          </w:p>
        </w:tc>
        <w:tc>
          <w:tcPr>
            <w:tcW w:w="4055" w:type="dxa"/>
            <w:tcBorders>
              <w:top w:val="nil"/>
              <w:left w:val="nil"/>
              <w:bottom w:val="single" w:sz="4" w:space="0" w:color="auto"/>
              <w:right w:val="single" w:sz="4" w:space="0" w:color="auto"/>
            </w:tcBorders>
            <w:shd w:val="clear" w:color="auto" w:fill="auto"/>
            <w:noWrap/>
            <w:vAlign w:val="bottom"/>
            <w:hideMark/>
          </w:tcPr>
          <w:p w14:paraId="40E92B1D" w14:textId="43674129"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IP Address</w:t>
            </w:r>
            <w:r w:rsidR="000B0DBC">
              <w:rPr>
                <w:rFonts w:ascii="Calibri" w:eastAsia="Times New Roman" w:hAnsi="Calibri" w:cs="Calibri"/>
                <w:color w:val="000000"/>
              </w:rPr>
              <w:t xml:space="preserve"> </w:t>
            </w:r>
            <w:r w:rsidR="000B0DBC" w:rsidRPr="004236AF">
              <w:rPr>
                <w:rFonts w:ascii="Calibri" w:eastAsia="Times New Roman" w:hAnsi="Calibri" w:cs="Calibri"/>
                <w:color w:val="000000"/>
              </w:rPr>
              <w:t>Name</w:t>
            </w:r>
            <w:r w:rsidR="000B0DBC">
              <w:rPr>
                <w:rFonts w:ascii="Calibri" w:eastAsia="Times New Roman" w:hAnsi="Calibri" w:cs="Calibri"/>
                <w:color w:val="000000"/>
              </w:rPr>
              <w:t xml:space="preserve"> of the VM</w:t>
            </w:r>
            <w:r w:rsidR="000B0DBC">
              <w:rPr>
                <w:lang w:val="en" w:eastAsia="de-DE"/>
              </w:rPr>
              <w:t xml:space="preserve"> </w:t>
            </w:r>
            <w:r w:rsidR="000B0DBC" w:rsidRPr="00B62324">
              <w:rPr>
                <w:rFonts w:ascii="Calibri" w:eastAsia="Times New Roman" w:hAnsi="Calibri" w:cs="Calibri"/>
                <w:color w:val="000000"/>
              </w:rPr>
              <w:t>which would be used during the monitoring and remediation process</w:t>
            </w:r>
          </w:p>
        </w:tc>
        <w:tc>
          <w:tcPr>
            <w:tcW w:w="505" w:type="dxa"/>
            <w:tcBorders>
              <w:top w:val="nil"/>
              <w:left w:val="nil"/>
              <w:bottom w:val="single" w:sz="4" w:space="0" w:color="auto"/>
              <w:right w:val="single" w:sz="4" w:space="0" w:color="auto"/>
            </w:tcBorders>
            <w:shd w:val="clear" w:color="auto" w:fill="auto"/>
            <w:noWrap/>
            <w:vAlign w:val="center"/>
            <w:hideMark/>
          </w:tcPr>
          <w:p w14:paraId="4C27C3BD"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10.0.0.2</w:t>
            </w:r>
          </w:p>
        </w:tc>
        <w:tc>
          <w:tcPr>
            <w:tcW w:w="960" w:type="dxa"/>
            <w:tcBorders>
              <w:top w:val="nil"/>
              <w:left w:val="nil"/>
              <w:bottom w:val="single" w:sz="4" w:space="0" w:color="auto"/>
              <w:right w:val="single" w:sz="4" w:space="0" w:color="auto"/>
            </w:tcBorders>
            <w:shd w:val="clear" w:color="auto" w:fill="auto"/>
            <w:noWrap/>
            <w:vAlign w:val="bottom"/>
            <w:hideMark/>
          </w:tcPr>
          <w:p w14:paraId="2C8CF916"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No</w:t>
            </w:r>
          </w:p>
        </w:tc>
      </w:tr>
      <w:tr w:rsidR="004236AF" w:rsidRPr="004236AF" w14:paraId="15AC0A47"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8664D93"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No Of Retries</w:t>
            </w:r>
          </w:p>
        </w:tc>
        <w:tc>
          <w:tcPr>
            <w:tcW w:w="4055" w:type="dxa"/>
            <w:tcBorders>
              <w:top w:val="nil"/>
              <w:left w:val="nil"/>
              <w:bottom w:val="single" w:sz="4" w:space="0" w:color="auto"/>
              <w:right w:val="single" w:sz="4" w:space="0" w:color="auto"/>
            </w:tcBorders>
            <w:shd w:val="clear" w:color="auto" w:fill="auto"/>
            <w:noWrap/>
            <w:vAlign w:val="bottom"/>
            <w:hideMark/>
          </w:tcPr>
          <w:p w14:paraId="77BAC0EA" w14:textId="4496BA46" w:rsidR="004236AF" w:rsidRPr="004236AF" w:rsidRDefault="00EB139F" w:rsidP="004236AF">
            <w:pPr>
              <w:spacing w:after="0" w:line="240" w:lineRule="auto"/>
              <w:rPr>
                <w:rFonts w:ascii="Calibri" w:eastAsia="Times New Roman" w:hAnsi="Calibri" w:cs="Calibri"/>
                <w:color w:val="000000"/>
              </w:rPr>
            </w:pPr>
            <w:r w:rsidRPr="00EB139F">
              <w:rPr>
                <w:rFonts w:ascii="Calibri" w:eastAsia="Times New Roman" w:hAnsi="Calibri" w:cs="Calibri"/>
                <w:color w:val="000000"/>
              </w:rPr>
              <w:t>Number of Retries which would be used during the monitoring process</w:t>
            </w:r>
          </w:p>
        </w:tc>
        <w:tc>
          <w:tcPr>
            <w:tcW w:w="505" w:type="dxa"/>
            <w:tcBorders>
              <w:top w:val="nil"/>
              <w:left w:val="nil"/>
              <w:bottom w:val="single" w:sz="4" w:space="0" w:color="auto"/>
              <w:right w:val="single" w:sz="4" w:space="0" w:color="auto"/>
            </w:tcBorders>
            <w:shd w:val="clear" w:color="auto" w:fill="auto"/>
            <w:noWrap/>
            <w:vAlign w:val="bottom"/>
            <w:hideMark/>
          </w:tcPr>
          <w:p w14:paraId="5287B9E8" w14:textId="77777777" w:rsidR="004236AF" w:rsidRPr="004236AF" w:rsidRDefault="004236AF" w:rsidP="004236AF">
            <w:pPr>
              <w:spacing w:after="0" w:line="240" w:lineRule="auto"/>
              <w:jc w:val="right"/>
              <w:rPr>
                <w:rFonts w:ascii="Calibri" w:eastAsia="Times New Roman" w:hAnsi="Calibri" w:cs="Calibri"/>
                <w:color w:val="000000"/>
              </w:rPr>
            </w:pPr>
            <w:r w:rsidRPr="004236AF">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3BF3DE83"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No</w:t>
            </w:r>
          </w:p>
        </w:tc>
      </w:tr>
      <w:tr w:rsidR="004236AF" w:rsidRPr="004236AF" w14:paraId="1998EDE7"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4131299" w14:textId="77777777" w:rsidR="004236AF" w:rsidRPr="004236AF" w:rsidRDefault="004236AF" w:rsidP="004236AF">
            <w:pPr>
              <w:spacing w:after="0" w:line="240" w:lineRule="auto"/>
              <w:rPr>
                <w:rFonts w:ascii="Calibri" w:eastAsia="Times New Roman" w:hAnsi="Calibri" w:cs="Calibri"/>
                <w:color w:val="000000"/>
              </w:rPr>
            </w:pPr>
            <w:r w:rsidRPr="004236AF">
              <w:rPr>
                <w:rFonts w:ascii="Calibri" w:eastAsia="Times New Roman" w:hAnsi="Calibri" w:cs="Calibri"/>
                <w:color w:val="000000"/>
              </w:rPr>
              <w:t>Wait Time</w:t>
            </w:r>
          </w:p>
        </w:tc>
        <w:tc>
          <w:tcPr>
            <w:tcW w:w="4055" w:type="dxa"/>
            <w:tcBorders>
              <w:top w:val="nil"/>
              <w:left w:val="nil"/>
              <w:bottom w:val="single" w:sz="4" w:space="0" w:color="auto"/>
              <w:right w:val="single" w:sz="4" w:space="0" w:color="auto"/>
            </w:tcBorders>
            <w:shd w:val="clear" w:color="auto" w:fill="auto"/>
            <w:noWrap/>
            <w:vAlign w:val="bottom"/>
            <w:hideMark/>
          </w:tcPr>
          <w:p w14:paraId="6ABD3206" w14:textId="565F4CB2" w:rsidR="004236AF" w:rsidRPr="004236AF" w:rsidRDefault="00EB139F" w:rsidP="004236AF">
            <w:pPr>
              <w:spacing w:after="0" w:line="240" w:lineRule="auto"/>
              <w:rPr>
                <w:rFonts w:ascii="Calibri" w:eastAsia="Times New Roman" w:hAnsi="Calibri" w:cs="Calibri"/>
                <w:color w:val="000000"/>
              </w:rPr>
            </w:pPr>
            <w:r w:rsidRPr="00EB139F">
              <w:rPr>
                <w:rFonts w:ascii="Calibri" w:eastAsia="Times New Roman" w:hAnsi="Calibri" w:cs="Calibri"/>
                <w:color w:val="000000"/>
              </w:rPr>
              <w:t>Wait Time (In second) which would be used during the monitoring process</w:t>
            </w:r>
          </w:p>
        </w:tc>
        <w:tc>
          <w:tcPr>
            <w:tcW w:w="505" w:type="dxa"/>
            <w:tcBorders>
              <w:top w:val="nil"/>
              <w:left w:val="nil"/>
              <w:bottom w:val="single" w:sz="4" w:space="0" w:color="auto"/>
              <w:right w:val="single" w:sz="4" w:space="0" w:color="auto"/>
            </w:tcBorders>
            <w:shd w:val="clear" w:color="auto" w:fill="auto"/>
            <w:noWrap/>
            <w:vAlign w:val="bottom"/>
            <w:hideMark/>
          </w:tcPr>
          <w:p w14:paraId="77350417" w14:textId="77777777" w:rsidR="004236AF" w:rsidRPr="004236AF" w:rsidRDefault="004236AF" w:rsidP="004236AF">
            <w:pPr>
              <w:spacing w:after="0" w:line="240" w:lineRule="auto"/>
              <w:jc w:val="right"/>
              <w:rPr>
                <w:rFonts w:ascii="Calibri" w:eastAsia="Times New Roman" w:hAnsi="Calibri" w:cs="Calibri"/>
                <w:color w:val="000000"/>
              </w:rPr>
            </w:pPr>
            <w:r w:rsidRPr="004236AF">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14:paraId="47EAE67C" w14:textId="77777777" w:rsidR="004236AF" w:rsidRPr="004236AF" w:rsidRDefault="004236AF" w:rsidP="004236AF">
            <w:pPr>
              <w:keepNext/>
              <w:spacing w:after="0" w:line="240" w:lineRule="auto"/>
              <w:rPr>
                <w:rFonts w:ascii="Calibri" w:eastAsia="Times New Roman" w:hAnsi="Calibri" w:cs="Calibri"/>
                <w:color w:val="000000"/>
              </w:rPr>
            </w:pPr>
            <w:r w:rsidRPr="004236AF">
              <w:rPr>
                <w:rFonts w:ascii="Calibri" w:eastAsia="Times New Roman" w:hAnsi="Calibri" w:cs="Calibri"/>
                <w:color w:val="000000"/>
              </w:rPr>
              <w:t>No</w:t>
            </w:r>
          </w:p>
        </w:tc>
      </w:tr>
    </w:tbl>
    <w:p w14:paraId="07A74077" w14:textId="717459BE" w:rsidR="004236AF" w:rsidRDefault="004236AF" w:rsidP="004236AF">
      <w:pPr>
        <w:pStyle w:val="Caption"/>
        <w:jc w:val="center"/>
      </w:pPr>
      <w:r>
        <w:t xml:space="preserve">Table </w:t>
      </w:r>
      <w:fldSimple w:instr=" SEQ Table \* ARABIC ">
        <w:r w:rsidR="007D71FF">
          <w:rPr>
            <w:noProof/>
          </w:rPr>
          <w:t>31</w:t>
        </w:r>
      </w:fldSimple>
    </w:p>
    <w:p w14:paraId="6A84B460" w14:textId="2BA25A86" w:rsidR="0049158E" w:rsidRDefault="00E2058A" w:rsidP="0049158E">
      <w:pPr>
        <w:pStyle w:val="ListParagraph"/>
        <w:numPr>
          <w:ilvl w:val="0"/>
          <w:numId w:val="33"/>
        </w:numPr>
        <w:rPr>
          <w:lang w:val="en" w:eastAsia="de-DE"/>
        </w:rPr>
      </w:pPr>
      <w:r>
        <w:rPr>
          <w:lang w:val="en" w:eastAsia="de-DE"/>
        </w:rPr>
        <w:t xml:space="preserve">Sample </w:t>
      </w:r>
      <w:r w:rsidR="00021887">
        <w:rPr>
          <w:lang w:val="en" w:eastAsia="de-DE"/>
        </w:rPr>
        <w:t>Database Server</w:t>
      </w:r>
      <w:r w:rsidR="0049158E">
        <w:rPr>
          <w:lang w:val="en" w:eastAsia="de-DE"/>
        </w:rPr>
        <w:t xml:space="preserve"> attribute details are given below in the Table </w:t>
      </w:r>
      <w:r w:rsidR="000454FE">
        <w:rPr>
          <w:lang w:val="en" w:eastAsia="de-DE"/>
        </w:rPr>
        <w:t>32</w:t>
      </w:r>
    </w:p>
    <w:tbl>
      <w:tblPr>
        <w:tblW w:w="7220" w:type="dxa"/>
        <w:tblLook w:val="04A0" w:firstRow="1" w:lastRow="0" w:firstColumn="1" w:lastColumn="0" w:noHBand="0" w:noVBand="1"/>
      </w:tblPr>
      <w:tblGrid>
        <w:gridCol w:w="1700"/>
        <w:gridCol w:w="4055"/>
        <w:gridCol w:w="1087"/>
        <w:gridCol w:w="960"/>
      </w:tblGrid>
      <w:tr w:rsidR="00021887" w:rsidRPr="00021887" w14:paraId="19172A85" w14:textId="77777777" w:rsidTr="00754B4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9A485" w14:textId="77777777" w:rsidR="00021887" w:rsidRPr="00021887" w:rsidRDefault="00021887" w:rsidP="00021887">
            <w:pPr>
              <w:spacing w:after="0" w:line="240" w:lineRule="auto"/>
              <w:jc w:val="center"/>
              <w:rPr>
                <w:rFonts w:ascii="Calibri" w:eastAsia="Times New Roman" w:hAnsi="Calibri" w:cs="Calibri"/>
                <w:b/>
                <w:bCs/>
                <w:color w:val="000000"/>
              </w:rPr>
            </w:pPr>
            <w:r w:rsidRPr="00021887">
              <w:rPr>
                <w:rFonts w:ascii="Calibri" w:eastAsia="Times New Roman" w:hAnsi="Calibri" w:cs="Calibri"/>
                <w:b/>
                <w:bCs/>
                <w:color w:val="000000"/>
              </w:rPr>
              <w:t>Parameter Name</w:t>
            </w:r>
          </w:p>
        </w:tc>
        <w:tc>
          <w:tcPr>
            <w:tcW w:w="4055" w:type="dxa"/>
            <w:tcBorders>
              <w:top w:val="single" w:sz="4" w:space="0" w:color="auto"/>
              <w:left w:val="nil"/>
              <w:bottom w:val="single" w:sz="4" w:space="0" w:color="auto"/>
              <w:right w:val="single" w:sz="4" w:space="0" w:color="auto"/>
            </w:tcBorders>
            <w:shd w:val="clear" w:color="auto" w:fill="auto"/>
            <w:noWrap/>
            <w:vAlign w:val="bottom"/>
            <w:hideMark/>
          </w:tcPr>
          <w:p w14:paraId="6CA927C7" w14:textId="77777777" w:rsidR="00021887" w:rsidRPr="00021887" w:rsidRDefault="00021887" w:rsidP="00021887">
            <w:pPr>
              <w:spacing w:after="0" w:line="240" w:lineRule="auto"/>
              <w:jc w:val="center"/>
              <w:rPr>
                <w:rFonts w:ascii="Calibri" w:eastAsia="Times New Roman" w:hAnsi="Calibri" w:cs="Calibri"/>
                <w:b/>
                <w:bCs/>
                <w:color w:val="000000"/>
              </w:rPr>
            </w:pPr>
            <w:r w:rsidRPr="00021887">
              <w:rPr>
                <w:rFonts w:ascii="Calibri" w:eastAsia="Times New Roman" w:hAnsi="Calibri" w:cs="Calibri"/>
                <w:b/>
                <w:bCs/>
                <w:color w:val="000000"/>
              </w:rPr>
              <w:t>Description</w:t>
            </w:r>
          </w:p>
        </w:tc>
        <w:tc>
          <w:tcPr>
            <w:tcW w:w="505" w:type="dxa"/>
            <w:tcBorders>
              <w:top w:val="single" w:sz="4" w:space="0" w:color="auto"/>
              <w:left w:val="nil"/>
              <w:bottom w:val="single" w:sz="4" w:space="0" w:color="auto"/>
              <w:right w:val="single" w:sz="4" w:space="0" w:color="auto"/>
            </w:tcBorders>
            <w:shd w:val="clear" w:color="auto" w:fill="auto"/>
            <w:noWrap/>
            <w:vAlign w:val="bottom"/>
            <w:hideMark/>
          </w:tcPr>
          <w:p w14:paraId="3067F69A" w14:textId="77777777" w:rsidR="00021887" w:rsidRPr="00021887" w:rsidRDefault="00021887" w:rsidP="00021887">
            <w:pPr>
              <w:spacing w:after="0" w:line="240" w:lineRule="auto"/>
              <w:jc w:val="center"/>
              <w:rPr>
                <w:rFonts w:ascii="Calibri" w:eastAsia="Times New Roman" w:hAnsi="Calibri" w:cs="Calibri"/>
                <w:b/>
                <w:bCs/>
                <w:color w:val="000000"/>
              </w:rPr>
            </w:pPr>
            <w:r w:rsidRPr="00021887">
              <w:rPr>
                <w:rFonts w:ascii="Calibri" w:eastAsia="Times New Roman" w:hAnsi="Calibri" w:cs="Calibri"/>
                <w:b/>
                <w:bCs/>
                <w:color w:val="000000"/>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6C4EC9" w14:textId="77777777" w:rsidR="00021887" w:rsidRPr="00021887" w:rsidRDefault="00021887" w:rsidP="00021887">
            <w:pPr>
              <w:spacing w:after="0" w:line="240" w:lineRule="auto"/>
              <w:jc w:val="center"/>
              <w:rPr>
                <w:rFonts w:ascii="Calibri" w:eastAsia="Times New Roman" w:hAnsi="Calibri" w:cs="Calibri"/>
                <w:b/>
                <w:bCs/>
                <w:color w:val="000000"/>
              </w:rPr>
            </w:pPr>
            <w:proofErr w:type="spellStart"/>
            <w:r w:rsidRPr="00021887">
              <w:rPr>
                <w:rFonts w:ascii="Calibri" w:eastAsia="Times New Roman" w:hAnsi="Calibri" w:cs="Calibri"/>
                <w:b/>
                <w:bCs/>
                <w:color w:val="000000"/>
              </w:rPr>
              <w:t>IsSecret</w:t>
            </w:r>
            <w:proofErr w:type="spellEnd"/>
          </w:p>
        </w:tc>
      </w:tr>
      <w:tr w:rsidR="00021887" w:rsidRPr="00021887" w14:paraId="01A7A4ED"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8C6FE52" w14:textId="77777777" w:rsidR="00021887" w:rsidRPr="00021887" w:rsidRDefault="00021887" w:rsidP="00021887">
            <w:pPr>
              <w:spacing w:after="0" w:line="240" w:lineRule="auto"/>
              <w:rPr>
                <w:rFonts w:ascii="Calibri" w:eastAsia="Times New Roman" w:hAnsi="Calibri" w:cs="Calibri"/>
                <w:color w:val="000000"/>
              </w:rPr>
            </w:pPr>
            <w:r w:rsidRPr="00021887">
              <w:rPr>
                <w:rFonts w:ascii="Calibri" w:eastAsia="Times New Roman" w:hAnsi="Calibri" w:cs="Calibri"/>
                <w:color w:val="000000"/>
              </w:rPr>
              <w:t>Host Name</w:t>
            </w:r>
          </w:p>
        </w:tc>
        <w:tc>
          <w:tcPr>
            <w:tcW w:w="4055" w:type="dxa"/>
            <w:tcBorders>
              <w:top w:val="nil"/>
              <w:left w:val="nil"/>
              <w:bottom w:val="single" w:sz="4" w:space="0" w:color="auto"/>
              <w:right w:val="single" w:sz="4" w:space="0" w:color="auto"/>
            </w:tcBorders>
            <w:shd w:val="clear" w:color="auto" w:fill="auto"/>
            <w:noWrap/>
            <w:vAlign w:val="bottom"/>
            <w:hideMark/>
          </w:tcPr>
          <w:p w14:paraId="751746A2" w14:textId="0E91DD17" w:rsidR="00021887" w:rsidRPr="00021887" w:rsidRDefault="00EB139F" w:rsidP="00021887">
            <w:pPr>
              <w:spacing w:after="0" w:line="240" w:lineRule="auto"/>
              <w:rPr>
                <w:rFonts w:ascii="Calibri" w:eastAsia="Times New Roman" w:hAnsi="Calibri" w:cs="Calibri"/>
                <w:color w:val="000000"/>
              </w:rPr>
            </w:pPr>
            <w:r w:rsidRPr="00EB139F">
              <w:rPr>
                <w:rFonts w:ascii="Calibri" w:eastAsia="Times New Roman" w:hAnsi="Calibri" w:cs="Calibri"/>
                <w:color w:val="000000"/>
              </w:rPr>
              <w:t>Host Name of the VM which would be used during the monitoring and remediation process</w:t>
            </w:r>
          </w:p>
        </w:tc>
        <w:tc>
          <w:tcPr>
            <w:tcW w:w="505" w:type="dxa"/>
            <w:tcBorders>
              <w:top w:val="nil"/>
              <w:left w:val="nil"/>
              <w:bottom w:val="single" w:sz="4" w:space="0" w:color="auto"/>
              <w:right w:val="single" w:sz="4" w:space="0" w:color="auto"/>
            </w:tcBorders>
            <w:shd w:val="clear" w:color="auto" w:fill="auto"/>
            <w:noWrap/>
            <w:vAlign w:val="center"/>
            <w:hideMark/>
          </w:tcPr>
          <w:p w14:paraId="18FDB38F" w14:textId="77777777" w:rsidR="00021887" w:rsidRPr="00021887" w:rsidRDefault="00021887" w:rsidP="00021887">
            <w:pPr>
              <w:spacing w:after="0" w:line="240" w:lineRule="auto"/>
              <w:rPr>
                <w:rFonts w:ascii="Calibri" w:eastAsia="Times New Roman" w:hAnsi="Calibri" w:cs="Calibri"/>
                <w:color w:val="000000"/>
              </w:rPr>
            </w:pPr>
            <w:r w:rsidRPr="00021887">
              <w:rPr>
                <w:rFonts w:ascii="Calibri" w:eastAsia="Times New Roman" w:hAnsi="Calibri" w:cs="Calibri"/>
                <w:color w:val="000000"/>
              </w:rPr>
              <w:t>VM00001</w:t>
            </w:r>
          </w:p>
        </w:tc>
        <w:tc>
          <w:tcPr>
            <w:tcW w:w="960" w:type="dxa"/>
            <w:tcBorders>
              <w:top w:val="nil"/>
              <w:left w:val="nil"/>
              <w:bottom w:val="single" w:sz="4" w:space="0" w:color="auto"/>
              <w:right w:val="single" w:sz="4" w:space="0" w:color="auto"/>
            </w:tcBorders>
            <w:shd w:val="clear" w:color="auto" w:fill="auto"/>
            <w:noWrap/>
            <w:vAlign w:val="bottom"/>
            <w:hideMark/>
          </w:tcPr>
          <w:p w14:paraId="57DE2E6B" w14:textId="146C5BEA" w:rsidR="00021887" w:rsidRPr="00021887" w:rsidRDefault="00BD121B" w:rsidP="0002188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021887" w:rsidRPr="00021887" w14:paraId="33B3156D"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76EDAB6" w14:textId="77777777" w:rsidR="00021887" w:rsidRPr="00021887" w:rsidRDefault="00021887" w:rsidP="00021887">
            <w:pPr>
              <w:spacing w:after="0" w:line="240" w:lineRule="auto"/>
              <w:rPr>
                <w:rFonts w:ascii="Calibri" w:eastAsia="Times New Roman" w:hAnsi="Calibri" w:cs="Calibri"/>
                <w:color w:val="000000"/>
              </w:rPr>
            </w:pPr>
            <w:r w:rsidRPr="00021887">
              <w:rPr>
                <w:rFonts w:ascii="Calibri" w:eastAsia="Times New Roman" w:hAnsi="Calibri" w:cs="Calibri"/>
                <w:color w:val="000000"/>
              </w:rPr>
              <w:lastRenderedPageBreak/>
              <w:t>Input</w:t>
            </w:r>
          </w:p>
        </w:tc>
        <w:tc>
          <w:tcPr>
            <w:tcW w:w="4055" w:type="dxa"/>
            <w:tcBorders>
              <w:top w:val="nil"/>
              <w:left w:val="nil"/>
              <w:bottom w:val="single" w:sz="4" w:space="0" w:color="auto"/>
              <w:right w:val="single" w:sz="4" w:space="0" w:color="auto"/>
            </w:tcBorders>
            <w:shd w:val="clear" w:color="auto" w:fill="auto"/>
            <w:noWrap/>
            <w:vAlign w:val="bottom"/>
            <w:hideMark/>
          </w:tcPr>
          <w:p w14:paraId="12C93DF4" w14:textId="0D29B7F5" w:rsidR="00021887" w:rsidRPr="00021887" w:rsidRDefault="00EB139F" w:rsidP="00021887">
            <w:pPr>
              <w:spacing w:after="0" w:line="240" w:lineRule="auto"/>
              <w:rPr>
                <w:rFonts w:ascii="Calibri" w:eastAsia="Times New Roman" w:hAnsi="Calibri" w:cs="Calibri"/>
                <w:color w:val="000000"/>
              </w:rPr>
            </w:pPr>
            <w:r w:rsidRPr="00EB139F">
              <w:rPr>
                <w:rFonts w:ascii="Calibri" w:eastAsia="Times New Roman" w:hAnsi="Calibri" w:cs="Calibri"/>
                <w:color w:val="000000"/>
              </w:rPr>
              <w:t>Host Name of the VM which would be used during the monitoring and remediation process</w:t>
            </w:r>
          </w:p>
        </w:tc>
        <w:tc>
          <w:tcPr>
            <w:tcW w:w="505" w:type="dxa"/>
            <w:tcBorders>
              <w:top w:val="nil"/>
              <w:left w:val="nil"/>
              <w:bottom w:val="single" w:sz="4" w:space="0" w:color="auto"/>
              <w:right w:val="single" w:sz="4" w:space="0" w:color="auto"/>
            </w:tcBorders>
            <w:shd w:val="clear" w:color="auto" w:fill="auto"/>
            <w:noWrap/>
            <w:vAlign w:val="center"/>
            <w:hideMark/>
          </w:tcPr>
          <w:p w14:paraId="4D5A83B5" w14:textId="77777777" w:rsidR="00021887" w:rsidRPr="00021887" w:rsidRDefault="00021887" w:rsidP="00021887">
            <w:pPr>
              <w:spacing w:after="0" w:line="240" w:lineRule="auto"/>
              <w:rPr>
                <w:rFonts w:ascii="Calibri" w:eastAsia="Times New Roman" w:hAnsi="Calibri" w:cs="Calibri"/>
                <w:color w:val="000000"/>
              </w:rPr>
            </w:pPr>
            <w:r w:rsidRPr="00021887">
              <w:rPr>
                <w:rFonts w:ascii="Calibri" w:eastAsia="Times New Roman" w:hAnsi="Calibri" w:cs="Calibri"/>
                <w:color w:val="000000"/>
              </w:rPr>
              <w:t>VM00001</w:t>
            </w:r>
          </w:p>
        </w:tc>
        <w:tc>
          <w:tcPr>
            <w:tcW w:w="960" w:type="dxa"/>
            <w:tcBorders>
              <w:top w:val="nil"/>
              <w:left w:val="nil"/>
              <w:bottom w:val="single" w:sz="4" w:space="0" w:color="auto"/>
              <w:right w:val="single" w:sz="4" w:space="0" w:color="auto"/>
            </w:tcBorders>
            <w:shd w:val="clear" w:color="auto" w:fill="auto"/>
            <w:noWrap/>
            <w:vAlign w:val="bottom"/>
            <w:hideMark/>
          </w:tcPr>
          <w:p w14:paraId="247B9295" w14:textId="1A492C27" w:rsidR="00021887" w:rsidRPr="00021887" w:rsidRDefault="00BD121B" w:rsidP="0002188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021887" w:rsidRPr="00021887" w14:paraId="79CA69BA"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849D262" w14:textId="77777777" w:rsidR="00021887" w:rsidRPr="00021887" w:rsidRDefault="00021887" w:rsidP="00021887">
            <w:pPr>
              <w:spacing w:after="0" w:line="240" w:lineRule="auto"/>
              <w:rPr>
                <w:rFonts w:ascii="Calibri" w:eastAsia="Times New Roman" w:hAnsi="Calibri" w:cs="Calibri"/>
                <w:color w:val="000000"/>
              </w:rPr>
            </w:pPr>
            <w:r w:rsidRPr="00021887">
              <w:rPr>
                <w:rFonts w:ascii="Calibri" w:eastAsia="Times New Roman" w:hAnsi="Calibri" w:cs="Calibri"/>
                <w:color w:val="000000"/>
              </w:rPr>
              <w:t>Machine Name</w:t>
            </w:r>
          </w:p>
        </w:tc>
        <w:tc>
          <w:tcPr>
            <w:tcW w:w="4055" w:type="dxa"/>
            <w:tcBorders>
              <w:top w:val="nil"/>
              <w:left w:val="nil"/>
              <w:bottom w:val="single" w:sz="4" w:space="0" w:color="auto"/>
              <w:right w:val="single" w:sz="4" w:space="0" w:color="auto"/>
            </w:tcBorders>
            <w:shd w:val="clear" w:color="auto" w:fill="auto"/>
            <w:noWrap/>
            <w:vAlign w:val="bottom"/>
            <w:hideMark/>
          </w:tcPr>
          <w:p w14:paraId="4318E6FF" w14:textId="375DB3D3" w:rsidR="00021887" w:rsidRPr="00021887" w:rsidRDefault="002D0F5C" w:rsidP="00021887">
            <w:pPr>
              <w:spacing w:after="0" w:line="240" w:lineRule="auto"/>
              <w:rPr>
                <w:rFonts w:ascii="Calibri" w:eastAsia="Times New Roman" w:hAnsi="Calibri" w:cs="Calibri"/>
                <w:color w:val="000000"/>
              </w:rPr>
            </w:pPr>
            <w:r>
              <w:rPr>
                <w:rFonts w:ascii="Calibri" w:eastAsia="Times New Roman" w:hAnsi="Calibri" w:cs="Calibri"/>
                <w:color w:val="000000"/>
              </w:rPr>
              <w:t>IP Address</w:t>
            </w:r>
            <w:r w:rsidR="00EB139F">
              <w:rPr>
                <w:rFonts w:ascii="Calibri" w:eastAsia="Times New Roman" w:hAnsi="Calibri" w:cs="Calibri"/>
                <w:color w:val="000000"/>
              </w:rPr>
              <w:t xml:space="preserve"> </w:t>
            </w:r>
            <w:r w:rsidR="00EB139F" w:rsidRPr="00EB139F">
              <w:rPr>
                <w:rFonts w:ascii="Calibri" w:eastAsia="Times New Roman" w:hAnsi="Calibri" w:cs="Calibri"/>
                <w:color w:val="000000"/>
              </w:rPr>
              <w:t>of the VM which would be used during the monitoring and remediation process</w:t>
            </w:r>
          </w:p>
        </w:tc>
        <w:tc>
          <w:tcPr>
            <w:tcW w:w="505" w:type="dxa"/>
            <w:tcBorders>
              <w:top w:val="nil"/>
              <w:left w:val="nil"/>
              <w:bottom w:val="single" w:sz="4" w:space="0" w:color="auto"/>
              <w:right w:val="single" w:sz="4" w:space="0" w:color="auto"/>
            </w:tcBorders>
            <w:shd w:val="clear" w:color="auto" w:fill="auto"/>
            <w:noWrap/>
            <w:vAlign w:val="center"/>
            <w:hideMark/>
          </w:tcPr>
          <w:p w14:paraId="2D62A5F8" w14:textId="4BC221F4" w:rsidR="00021887" w:rsidRPr="00021887" w:rsidRDefault="00BD121B" w:rsidP="00021887">
            <w:pPr>
              <w:spacing w:after="0" w:line="240" w:lineRule="auto"/>
              <w:rPr>
                <w:rFonts w:ascii="Calibri" w:eastAsia="Times New Roman" w:hAnsi="Calibri" w:cs="Calibri"/>
                <w:color w:val="000000"/>
              </w:rPr>
            </w:pPr>
            <w:r w:rsidRPr="004236AF">
              <w:rPr>
                <w:rFonts w:ascii="Calibri" w:eastAsia="Times New Roman" w:hAnsi="Calibri" w:cs="Calibri"/>
                <w:color w:val="000000"/>
              </w:rPr>
              <w:t>10.0.0.</w:t>
            </w:r>
            <w:r>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C85F30F" w14:textId="3025BA17" w:rsidR="00021887" w:rsidRPr="00021887" w:rsidRDefault="00BD121B" w:rsidP="00021887">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2D0F5C" w:rsidRPr="00021887" w14:paraId="1B141F78"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546F842" w14:textId="77777777" w:rsidR="002D0F5C" w:rsidRPr="00021887" w:rsidRDefault="002D0F5C" w:rsidP="002D0F5C">
            <w:pPr>
              <w:spacing w:after="0" w:line="240" w:lineRule="auto"/>
              <w:rPr>
                <w:rFonts w:ascii="Calibri" w:eastAsia="Times New Roman" w:hAnsi="Calibri" w:cs="Calibri"/>
                <w:color w:val="000000"/>
              </w:rPr>
            </w:pPr>
            <w:r w:rsidRPr="00021887">
              <w:rPr>
                <w:rFonts w:ascii="Calibri" w:eastAsia="Times New Roman" w:hAnsi="Calibri" w:cs="Calibri"/>
                <w:color w:val="000000"/>
              </w:rPr>
              <w:t>IP Address</w:t>
            </w:r>
          </w:p>
        </w:tc>
        <w:tc>
          <w:tcPr>
            <w:tcW w:w="4055" w:type="dxa"/>
            <w:tcBorders>
              <w:top w:val="nil"/>
              <w:left w:val="nil"/>
              <w:bottom w:val="single" w:sz="4" w:space="0" w:color="auto"/>
              <w:right w:val="single" w:sz="4" w:space="0" w:color="auto"/>
            </w:tcBorders>
            <w:shd w:val="clear" w:color="auto" w:fill="auto"/>
            <w:noWrap/>
            <w:vAlign w:val="bottom"/>
            <w:hideMark/>
          </w:tcPr>
          <w:p w14:paraId="6EAEE732" w14:textId="15EC6394" w:rsidR="002D0F5C" w:rsidRPr="00021887" w:rsidRDefault="002D0F5C" w:rsidP="002D0F5C">
            <w:pPr>
              <w:spacing w:after="0" w:line="240" w:lineRule="auto"/>
              <w:rPr>
                <w:rFonts w:ascii="Calibri" w:eastAsia="Times New Roman" w:hAnsi="Calibri" w:cs="Calibri"/>
                <w:color w:val="000000"/>
              </w:rPr>
            </w:pPr>
            <w:r>
              <w:rPr>
                <w:rFonts w:ascii="Calibri" w:eastAsia="Times New Roman" w:hAnsi="Calibri" w:cs="Calibri"/>
                <w:color w:val="000000"/>
              </w:rPr>
              <w:t xml:space="preserve">IP Address </w:t>
            </w:r>
            <w:r w:rsidRPr="00EB139F">
              <w:rPr>
                <w:rFonts w:ascii="Calibri" w:eastAsia="Times New Roman" w:hAnsi="Calibri" w:cs="Calibri"/>
                <w:color w:val="000000"/>
              </w:rPr>
              <w:t>of the VM which would be used during the monitoring and remediation process</w:t>
            </w:r>
          </w:p>
        </w:tc>
        <w:tc>
          <w:tcPr>
            <w:tcW w:w="505" w:type="dxa"/>
            <w:tcBorders>
              <w:top w:val="nil"/>
              <w:left w:val="nil"/>
              <w:bottom w:val="single" w:sz="4" w:space="0" w:color="auto"/>
              <w:right w:val="single" w:sz="4" w:space="0" w:color="auto"/>
            </w:tcBorders>
            <w:shd w:val="clear" w:color="auto" w:fill="auto"/>
            <w:noWrap/>
            <w:vAlign w:val="center"/>
            <w:hideMark/>
          </w:tcPr>
          <w:p w14:paraId="46E86698" w14:textId="4FD4A709" w:rsidR="002D0F5C" w:rsidRPr="00021887" w:rsidRDefault="002D0F5C" w:rsidP="002D0F5C">
            <w:pPr>
              <w:spacing w:after="0" w:line="240" w:lineRule="auto"/>
              <w:rPr>
                <w:rFonts w:ascii="Calibri" w:eastAsia="Times New Roman" w:hAnsi="Calibri" w:cs="Calibri"/>
                <w:color w:val="000000"/>
              </w:rPr>
            </w:pPr>
            <w:r w:rsidRPr="004236AF">
              <w:rPr>
                <w:rFonts w:ascii="Calibri" w:eastAsia="Times New Roman" w:hAnsi="Calibri" w:cs="Calibri"/>
                <w:color w:val="000000"/>
              </w:rPr>
              <w:t>10.0.0.</w:t>
            </w:r>
            <w:r>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CB4B1C1" w14:textId="468714E0" w:rsidR="002D0F5C" w:rsidRPr="00021887" w:rsidRDefault="002D0F5C" w:rsidP="002D0F5C">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2D0F5C" w:rsidRPr="00021887" w14:paraId="3D6A5645"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E07F6B6" w14:textId="77777777" w:rsidR="002D0F5C" w:rsidRPr="00021887" w:rsidRDefault="002D0F5C" w:rsidP="002D0F5C">
            <w:pPr>
              <w:spacing w:after="0" w:line="240" w:lineRule="auto"/>
              <w:rPr>
                <w:rFonts w:ascii="Calibri" w:eastAsia="Times New Roman" w:hAnsi="Calibri" w:cs="Calibri"/>
                <w:color w:val="000000"/>
              </w:rPr>
            </w:pPr>
            <w:r w:rsidRPr="00021887">
              <w:rPr>
                <w:rFonts w:ascii="Calibri" w:eastAsia="Times New Roman" w:hAnsi="Calibri" w:cs="Calibri"/>
                <w:color w:val="000000"/>
              </w:rPr>
              <w:t>No Of Retries</w:t>
            </w:r>
          </w:p>
        </w:tc>
        <w:tc>
          <w:tcPr>
            <w:tcW w:w="4055" w:type="dxa"/>
            <w:tcBorders>
              <w:top w:val="nil"/>
              <w:left w:val="nil"/>
              <w:bottom w:val="single" w:sz="4" w:space="0" w:color="auto"/>
              <w:right w:val="single" w:sz="4" w:space="0" w:color="auto"/>
            </w:tcBorders>
            <w:shd w:val="clear" w:color="auto" w:fill="auto"/>
            <w:noWrap/>
            <w:vAlign w:val="bottom"/>
            <w:hideMark/>
          </w:tcPr>
          <w:p w14:paraId="4290A631" w14:textId="76B787F2" w:rsidR="002D0F5C" w:rsidRPr="00021887" w:rsidRDefault="00735AA5" w:rsidP="002D0F5C">
            <w:pPr>
              <w:spacing w:after="0" w:line="240" w:lineRule="auto"/>
              <w:rPr>
                <w:rFonts w:ascii="Calibri" w:eastAsia="Times New Roman" w:hAnsi="Calibri" w:cs="Calibri"/>
                <w:color w:val="000000"/>
              </w:rPr>
            </w:pPr>
            <w:r w:rsidRPr="00735AA5">
              <w:rPr>
                <w:rFonts w:ascii="Calibri" w:eastAsia="Times New Roman" w:hAnsi="Calibri" w:cs="Calibri"/>
                <w:color w:val="000000"/>
              </w:rPr>
              <w:t>Number of Retries which would be used during the monitoring process</w:t>
            </w:r>
          </w:p>
        </w:tc>
        <w:tc>
          <w:tcPr>
            <w:tcW w:w="505" w:type="dxa"/>
            <w:tcBorders>
              <w:top w:val="nil"/>
              <w:left w:val="nil"/>
              <w:bottom w:val="single" w:sz="4" w:space="0" w:color="auto"/>
              <w:right w:val="single" w:sz="4" w:space="0" w:color="auto"/>
            </w:tcBorders>
            <w:shd w:val="clear" w:color="auto" w:fill="auto"/>
            <w:noWrap/>
            <w:vAlign w:val="bottom"/>
            <w:hideMark/>
          </w:tcPr>
          <w:p w14:paraId="42448C3A" w14:textId="77777777" w:rsidR="002D0F5C" w:rsidRPr="00021887" w:rsidRDefault="002D0F5C" w:rsidP="002D0F5C">
            <w:pPr>
              <w:spacing w:after="0" w:line="240" w:lineRule="auto"/>
              <w:jc w:val="right"/>
              <w:rPr>
                <w:rFonts w:ascii="Calibri" w:eastAsia="Times New Roman" w:hAnsi="Calibri" w:cs="Calibri"/>
                <w:color w:val="000000"/>
              </w:rPr>
            </w:pPr>
            <w:r w:rsidRPr="00021887">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5AC47286" w14:textId="635371E9" w:rsidR="002D0F5C" w:rsidRPr="00021887" w:rsidRDefault="002D0F5C" w:rsidP="002D0F5C">
            <w:pPr>
              <w:spacing w:after="0" w:line="240" w:lineRule="auto"/>
              <w:rPr>
                <w:rFonts w:ascii="Calibri" w:eastAsia="Times New Roman" w:hAnsi="Calibri" w:cs="Calibri"/>
                <w:color w:val="000000"/>
              </w:rPr>
            </w:pPr>
            <w:r>
              <w:rPr>
                <w:rFonts w:ascii="Calibri" w:eastAsia="Times New Roman" w:hAnsi="Calibri" w:cs="Calibri"/>
                <w:color w:val="000000"/>
              </w:rPr>
              <w:t>No</w:t>
            </w:r>
          </w:p>
        </w:tc>
      </w:tr>
      <w:tr w:rsidR="002D0F5C" w:rsidRPr="00021887" w14:paraId="453BBD04" w14:textId="77777777" w:rsidTr="00754B45">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37C7BDE" w14:textId="77777777" w:rsidR="002D0F5C" w:rsidRPr="00021887" w:rsidRDefault="002D0F5C" w:rsidP="002D0F5C">
            <w:pPr>
              <w:spacing w:after="0" w:line="240" w:lineRule="auto"/>
              <w:rPr>
                <w:rFonts w:ascii="Calibri" w:eastAsia="Times New Roman" w:hAnsi="Calibri" w:cs="Calibri"/>
                <w:color w:val="000000"/>
              </w:rPr>
            </w:pPr>
            <w:r w:rsidRPr="00021887">
              <w:rPr>
                <w:rFonts w:ascii="Calibri" w:eastAsia="Times New Roman" w:hAnsi="Calibri" w:cs="Calibri"/>
                <w:color w:val="000000"/>
              </w:rPr>
              <w:t>Wait Time</w:t>
            </w:r>
          </w:p>
        </w:tc>
        <w:tc>
          <w:tcPr>
            <w:tcW w:w="4055" w:type="dxa"/>
            <w:tcBorders>
              <w:top w:val="nil"/>
              <w:left w:val="nil"/>
              <w:bottom w:val="single" w:sz="4" w:space="0" w:color="auto"/>
              <w:right w:val="single" w:sz="4" w:space="0" w:color="auto"/>
            </w:tcBorders>
            <w:shd w:val="clear" w:color="auto" w:fill="auto"/>
            <w:noWrap/>
            <w:vAlign w:val="bottom"/>
            <w:hideMark/>
          </w:tcPr>
          <w:p w14:paraId="49A8D594" w14:textId="7180380F" w:rsidR="002D0F5C" w:rsidRPr="00021887" w:rsidRDefault="00735AA5" w:rsidP="002D0F5C">
            <w:pPr>
              <w:spacing w:after="0" w:line="240" w:lineRule="auto"/>
              <w:rPr>
                <w:rFonts w:ascii="Calibri" w:eastAsia="Times New Roman" w:hAnsi="Calibri" w:cs="Calibri"/>
                <w:color w:val="000000"/>
              </w:rPr>
            </w:pPr>
            <w:r w:rsidRPr="00735AA5">
              <w:rPr>
                <w:rFonts w:ascii="Calibri" w:eastAsia="Times New Roman" w:hAnsi="Calibri" w:cs="Calibri"/>
                <w:color w:val="000000"/>
              </w:rPr>
              <w:t>Wait Time (In second) which would be used during the monitoring process</w:t>
            </w:r>
          </w:p>
        </w:tc>
        <w:tc>
          <w:tcPr>
            <w:tcW w:w="505" w:type="dxa"/>
            <w:tcBorders>
              <w:top w:val="nil"/>
              <w:left w:val="nil"/>
              <w:bottom w:val="single" w:sz="4" w:space="0" w:color="auto"/>
              <w:right w:val="single" w:sz="4" w:space="0" w:color="auto"/>
            </w:tcBorders>
            <w:shd w:val="clear" w:color="auto" w:fill="auto"/>
            <w:noWrap/>
            <w:vAlign w:val="bottom"/>
            <w:hideMark/>
          </w:tcPr>
          <w:p w14:paraId="6D16781D" w14:textId="77777777" w:rsidR="002D0F5C" w:rsidRPr="00021887" w:rsidRDefault="002D0F5C" w:rsidP="002D0F5C">
            <w:pPr>
              <w:spacing w:after="0" w:line="240" w:lineRule="auto"/>
              <w:jc w:val="right"/>
              <w:rPr>
                <w:rFonts w:ascii="Calibri" w:eastAsia="Times New Roman" w:hAnsi="Calibri" w:cs="Calibri"/>
                <w:color w:val="000000"/>
              </w:rPr>
            </w:pPr>
            <w:r w:rsidRPr="00021887">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14:paraId="120AD937" w14:textId="7C53A7BF" w:rsidR="002D0F5C" w:rsidRPr="00021887" w:rsidRDefault="002D0F5C" w:rsidP="002D0F5C">
            <w:pPr>
              <w:keepNext/>
              <w:spacing w:after="0" w:line="240" w:lineRule="auto"/>
              <w:rPr>
                <w:rFonts w:ascii="Calibri" w:eastAsia="Times New Roman" w:hAnsi="Calibri" w:cs="Calibri"/>
                <w:color w:val="000000"/>
              </w:rPr>
            </w:pPr>
            <w:r>
              <w:rPr>
                <w:rFonts w:ascii="Calibri" w:eastAsia="Times New Roman" w:hAnsi="Calibri" w:cs="Calibri"/>
                <w:color w:val="000000"/>
              </w:rPr>
              <w:t>No</w:t>
            </w:r>
          </w:p>
        </w:tc>
      </w:tr>
    </w:tbl>
    <w:p w14:paraId="22786D52" w14:textId="278840AF" w:rsidR="00021887" w:rsidRDefault="00380375" w:rsidP="00380375">
      <w:pPr>
        <w:pStyle w:val="Caption"/>
        <w:jc w:val="center"/>
        <w:rPr>
          <w:lang w:val="en" w:eastAsia="de-DE"/>
        </w:rPr>
      </w:pPr>
      <w:r>
        <w:t xml:space="preserve">Table </w:t>
      </w:r>
      <w:fldSimple w:instr=" SEQ Table \* ARABIC ">
        <w:r w:rsidR="007D71FF">
          <w:rPr>
            <w:noProof/>
          </w:rPr>
          <w:t>32</w:t>
        </w:r>
      </w:fldSimple>
    </w:p>
    <w:p w14:paraId="7CC2E950" w14:textId="4E23CFE1" w:rsidR="00380375" w:rsidRDefault="00380375" w:rsidP="00021887">
      <w:pPr>
        <w:rPr>
          <w:lang w:val="en" w:eastAsia="de-DE"/>
        </w:rPr>
      </w:pPr>
    </w:p>
    <w:p w14:paraId="20058D9F" w14:textId="4DC53031" w:rsidR="00BD121B" w:rsidRDefault="00E2058A" w:rsidP="00BD121B">
      <w:pPr>
        <w:pStyle w:val="ListParagraph"/>
        <w:numPr>
          <w:ilvl w:val="0"/>
          <w:numId w:val="33"/>
        </w:numPr>
        <w:rPr>
          <w:lang w:val="en" w:eastAsia="de-DE"/>
        </w:rPr>
      </w:pPr>
      <w:r>
        <w:rPr>
          <w:lang w:val="en" w:eastAsia="de-DE"/>
        </w:rPr>
        <w:t xml:space="preserve">Sample </w:t>
      </w:r>
      <w:r w:rsidR="00BD121B">
        <w:rPr>
          <w:lang w:val="en" w:eastAsia="de-DE"/>
        </w:rPr>
        <w:t xml:space="preserve">Bot attribute details are given below in the Table </w:t>
      </w:r>
      <w:r w:rsidR="000454FE">
        <w:rPr>
          <w:lang w:val="en" w:eastAsia="de-DE"/>
        </w:rPr>
        <w:t>33</w:t>
      </w:r>
    </w:p>
    <w:tbl>
      <w:tblPr>
        <w:tblW w:w="9355" w:type="dxa"/>
        <w:tblLook w:val="04A0" w:firstRow="1" w:lastRow="0" w:firstColumn="1" w:lastColumn="0" w:noHBand="0" w:noVBand="1"/>
      </w:tblPr>
      <w:tblGrid>
        <w:gridCol w:w="2111"/>
        <w:gridCol w:w="2203"/>
        <w:gridCol w:w="3786"/>
        <w:gridCol w:w="1255"/>
      </w:tblGrid>
      <w:tr w:rsidR="00BD121B" w:rsidRPr="00BD121B" w14:paraId="37ADB8CE" w14:textId="77777777" w:rsidTr="00BD121B">
        <w:trPr>
          <w:trHeight w:val="300"/>
        </w:trPr>
        <w:tc>
          <w:tcPr>
            <w:tcW w:w="21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690BA5" w14:textId="77777777" w:rsidR="00BD121B" w:rsidRPr="00BD121B" w:rsidRDefault="00BD121B" w:rsidP="00BD121B">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Parameter Name</w:t>
            </w:r>
          </w:p>
        </w:tc>
        <w:tc>
          <w:tcPr>
            <w:tcW w:w="2203" w:type="dxa"/>
            <w:tcBorders>
              <w:top w:val="single" w:sz="4" w:space="0" w:color="auto"/>
              <w:left w:val="nil"/>
              <w:bottom w:val="single" w:sz="4" w:space="0" w:color="auto"/>
              <w:right w:val="single" w:sz="4" w:space="0" w:color="auto"/>
            </w:tcBorders>
            <w:shd w:val="clear" w:color="auto" w:fill="auto"/>
            <w:noWrap/>
            <w:vAlign w:val="bottom"/>
            <w:hideMark/>
          </w:tcPr>
          <w:p w14:paraId="60F089AD" w14:textId="77777777" w:rsidR="00BD121B" w:rsidRPr="00BD121B" w:rsidRDefault="00BD121B" w:rsidP="00BD121B">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Description</w:t>
            </w:r>
          </w:p>
        </w:tc>
        <w:tc>
          <w:tcPr>
            <w:tcW w:w="3786" w:type="dxa"/>
            <w:tcBorders>
              <w:top w:val="single" w:sz="4" w:space="0" w:color="auto"/>
              <w:left w:val="nil"/>
              <w:bottom w:val="single" w:sz="4" w:space="0" w:color="auto"/>
              <w:right w:val="single" w:sz="4" w:space="0" w:color="auto"/>
            </w:tcBorders>
            <w:shd w:val="clear" w:color="auto" w:fill="auto"/>
            <w:noWrap/>
            <w:vAlign w:val="bottom"/>
            <w:hideMark/>
          </w:tcPr>
          <w:p w14:paraId="06DE940C" w14:textId="77777777" w:rsidR="00BD121B" w:rsidRPr="00BD121B" w:rsidRDefault="00BD121B" w:rsidP="00BD121B">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Value</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23E2323B" w14:textId="77777777" w:rsidR="00BD121B" w:rsidRPr="00BD121B" w:rsidRDefault="00BD121B" w:rsidP="00BD121B">
            <w:pPr>
              <w:spacing w:after="0" w:line="240" w:lineRule="auto"/>
              <w:jc w:val="center"/>
              <w:rPr>
                <w:rFonts w:ascii="Calibri" w:eastAsia="Times New Roman" w:hAnsi="Calibri" w:cs="Calibri"/>
                <w:b/>
                <w:bCs/>
                <w:color w:val="000000"/>
              </w:rPr>
            </w:pPr>
            <w:proofErr w:type="spellStart"/>
            <w:r w:rsidRPr="00BD121B">
              <w:rPr>
                <w:rFonts w:ascii="Calibri" w:eastAsia="Times New Roman" w:hAnsi="Calibri" w:cs="Calibri"/>
                <w:b/>
                <w:bCs/>
                <w:color w:val="000000"/>
              </w:rPr>
              <w:t>IsSecret</w:t>
            </w:r>
            <w:proofErr w:type="spellEnd"/>
          </w:p>
        </w:tc>
      </w:tr>
      <w:tr w:rsidR="00BD121B" w:rsidRPr="00BD121B" w14:paraId="4E2B23D9" w14:textId="77777777" w:rsidTr="00BD121B">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1E979998" w14:textId="77777777" w:rsidR="00BD121B" w:rsidRPr="00BD121B" w:rsidRDefault="00BD121B" w:rsidP="00BD121B">
            <w:pPr>
              <w:spacing w:after="0" w:line="240" w:lineRule="auto"/>
              <w:rPr>
                <w:rFonts w:ascii="Calibri" w:eastAsia="Times New Roman" w:hAnsi="Calibri" w:cs="Calibri"/>
                <w:color w:val="000000"/>
              </w:rPr>
            </w:pPr>
            <w:r w:rsidRPr="00BD121B">
              <w:rPr>
                <w:rFonts w:ascii="Calibri" w:eastAsia="Times New Roman" w:hAnsi="Calibri" w:cs="Calibri"/>
                <w:color w:val="000000"/>
              </w:rPr>
              <w:t>Bot Client</w:t>
            </w:r>
          </w:p>
        </w:tc>
        <w:tc>
          <w:tcPr>
            <w:tcW w:w="2203" w:type="dxa"/>
            <w:tcBorders>
              <w:top w:val="nil"/>
              <w:left w:val="nil"/>
              <w:bottom w:val="single" w:sz="4" w:space="0" w:color="auto"/>
              <w:right w:val="single" w:sz="4" w:space="0" w:color="auto"/>
            </w:tcBorders>
            <w:shd w:val="clear" w:color="auto" w:fill="auto"/>
            <w:noWrap/>
            <w:vAlign w:val="bottom"/>
            <w:hideMark/>
          </w:tcPr>
          <w:p w14:paraId="38EC1F21" w14:textId="0854D4CC" w:rsidR="00BD121B" w:rsidRPr="00BD121B" w:rsidRDefault="008230AD" w:rsidP="00BD121B">
            <w:pPr>
              <w:spacing w:after="0" w:line="240" w:lineRule="auto"/>
              <w:rPr>
                <w:rFonts w:ascii="Calibri" w:eastAsia="Times New Roman" w:hAnsi="Calibri" w:cs="Calibri"/>
                <w:color w:val="000000"/>
              </w:rPr>
            </w:pPr>
            <w:r>
              <w:rPr>
                <w:rFonts w:ascii="Calibri" w:eastAsia="Times New Roman" w:hAnsi="Calibri" w:cs="Calibri"/>
                <w:color w:val="000000"/>
              </w:rPr>
              <w:t xml:space="preserve">Bot Runner Name </w:t>
            </w:r>
            <w:r w:rsidRPr="008230AD">
              <w:rPr>
                <w:rFonts w:ascii="Calibri" w:eastAsia="Times New Roman" w:hAnsi="Calibri" w:cs="Calibri"/>
                <w:color w:val="000000"/>
              </w:rPr>
              <w:t>which would be used during the monitoring and remediation process</w:t>
            </w:r>
          </w:p>
        </w:tc>
        <w:tc>
          <w:tcPr>
            <w:tcW w:w="3786" w:type="dxa"/>
            <w:tcBorders>
              <w:top w:val="nil"/>
              <w:left w:val="nil"/>
              <w:bottom w:val="single" w:sz="4" w:space="0" w:color="auto"/>
              <w:right w:val="single" w:sz="4" w:space="0" w:color="auto"/>
            </w:tcBorders>
            <w:shd w:val="clear" w:color="auto" w:fill="auto"/>
            <w:noWrap/>
            <w:vAlign w:val="center"/>
            <w:hideMark/>
          </w:tcPr>
          <w:p w14:paraId="557316B2" w14:textId="21B02A36" w:rsidR="00BD121B" w:rsidRPr="00BD121B" w:rsidRDefault="00EA795F" w:rsidP="00BD121B">
            <w:pPr>
              <w:spacing w:after="0" w:line="240" w:lineRule="auto"/>
              <w:rPr>
                <w:rFonts w:ascii="Calibri" w:eastAsia="Times New Roman" w:hAnsi="Calibri" w:cs="Calibri"/>
                <w:color w:val="000000"/>
              </w:rPr>
            </w:pPr>
            <w:r w:rsidRPr="00EA795F">
              <w:rPr>
                <w:rFonts w:ascii="Calibri" w:eastAsia="Times New Roman" w:hAnsi="Calibri" w:cs="Calibri"/>
                <w:color w:val="000000"/>
              </w:rPr>
              <w:t>VM0000</w:t>
            </w:r>
            <w:r>
              <w:rPr>
                <w:rFonts w:ascii="Calibri" w:eastAsia="Times New Roman" w:hAnsi="Calibri" w:cs="Calibri"/>
                <w:color w:val="000000"/>
              </w:rPr>
              <w:t>2</w:t>
            </w:r>
          </w:p>
        </w:tc>
        <w:tc>
          <w:tcPr>
            <w:tcW w:w="1255" w:type="dxa"/>
            <w:tcBorders>
              <w:top w:val="nil"/>
              <w:left w:val="nil"/>
              <w:bottom w:val="single" w:sz="4" w:space="0" w:color="auto"/>
              <w:right w:val="single" w:sz="4" w:space="0" w:color="auto"/>
            </w:tcBorders>
            <w:shd w:val="clear" w:color="auto" w:fill="auto"/>
            <w:noWrap/>
            <w:vAlign w:val="bottom"/>
            <w:hideMark/>
          </w:tcPr>
          <w:p w14:paraId="3B3A7F1C" w14:textId="168E5038" w:rsidR="00BD121B" w:rsidRPr="00BD121B" w:rsidRDefault="00EA795F" w:rsidP="00BD121B">
            <w:pPr>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r w:rsidR="00BD121B" w:rsidRPr="00BD121B" w14:paraId="0561BDBA" w14:textId="77777777" w:rsidTr="00BD121B">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680B0B07" w14:textId="77777777" w:rsidR="00BD121B" w:rsidRPr="00BD121B" w:rsidRDefault="00BD121B" w:rsidP="00BD121B">
            <w:pPr>
              <w:spacing w:after="0" w:line="240" w:lineRule="auto"/>
              <w:rPr>
                <w:rFonts w:ascii="Calibri" w:eastAsia="Times New Roman" w:hAnsi="Calibri" w:cs="Calibri"/>
                <w:color w:val="000000"/>
              </w:rPr>
            </w:pPr>
            <w:r w:rsidRPr="00BD121B">
              <w:rPr>
                <w:rFonts w:ascii="Calibri" w:eastAsia="Times New Roman" w:hAnsi="Calibri" w:cs="Calibri"/>
                <w:color w:val="000000"/>
              </w:rPr>
              <w:t>Bot User</w:t>
            </w:r>
          </w:p>
        </w:tc>
        <w:tc>
          <w:tcPr>
            <w:tcW w:w="2203" w:type="dxa"/>
            <w:tcBorders>
              <w:top w:val="nil"/>
              <w:left w:val="nil"/>
              <w:bottom w:val="single" w:sz="4" w:space="0" w:color="auto"/>
              <w:right w:val="single" w:sz="4" w:space="0" w:color="auto"/>
            </w:tcBorders>
            <w:shd w:val="clear" w:color="auto" w:fill="auto"/>
            <w:noWrap/>
            <w:vAlign w:val="bottom"/>
            <w:hideMark/>
          </w:tcPr>
          <w:p w14:paraId="0AB30B86" w14:textId="34FE4FA6" w:rsidR="00BD121B" w:rsidRPr="00BD121B" w:rsidRDefault="008230AD" w:rsidP="00BD121B">
            <w:pPr>
              <w:spacing w:after="0" w:line="240" w:lineRule="auto"/>
              <w:rPr>
                <w:rFonts w:ascii="Calibri" w:eastAsia="Times New Roman" w:hAnsi="Calibri" w:cs="Calibri"/>
                <w:color w:val="000000"/>
              </w:rPr>
            </w:pPr>
            <w:r>
              <w:rPr>
                <w:rFonts w:ascii="Calibri" w:eastAsia="Times New Roman" w:hAnsi="Calibri" w:cs="Calibri"/>
                <w:color w:val="000000"/>
              </w:rPr>
              <w:t>Automation Anywhere</w:t>
            </w:r>
            <w:r w:rsidR="00BD121B" w:rsidRPr="00BD121B">
              <w:rPr>
                <w:rFonts w:ascii="Calibri" w:eastAsia="Times New Roman" w:hAnsi="Calibri" w:cs="Calibri"/>
                <w:color w:val="000000"/>
              </w:rPr>
              <w:t xml:space="preserve"> </w:t>
            </w:r>
            <w:r>
              <w:rPr>
                <w:rFonts w:ascii="Calibri" w:eastAsia="Times New Roman" w:hAnsi="Calibri" w:cs="Calibri"/>
                <w:color w:val="000000"/>
              </w:rPr>
              <w:t xml:space="preserve">Client login username </w:t>
            </w:r>
            <w:r w:rsidRPr="008230AD">
              <w:rPr>
                <w:rFonts w:ascii="Calibri" w:eastAsia="Times New Roman" w:hAnsi="Calibri" w:cs="Calibri"/>
                <w:color w:val="000000"/>
              </w:rPr>
              <w:t>which would be used during the monitoring and remediation process</w:t>
            </w:r>
          </w:p>
        </w:tc>
        <w:tc>
          <w:tcPr>
            <w:tcW w:w="3786" w:type="dxa"/>
            <w:tcBorders>
              <w:top w:val="nil"/>
              <w:left w:val="nil"/>
              <w:bottom w:val="single" w:sz="4" w:space="0" w:color="auto"/>
              <w:right w:val="single" w:sz="4" w:space="0" w:color="auto"/>
            </w:tcBorders>
            <w:shd w:val="clear" w:color="auto" w:fill="auto"/>
            <w:noWrap/>
            <w:vAlign w:val="center"/>
            <w:hideMark/>
          </w:tcPr>
          <w:p w14:paraId="11CDD073" w14:textId="6354B5A6" w:rsidR="00BD121B" w:rsidRPr="00BD121B" w:rsidRDefault="000454FE" w:rsidP="00BD121B">
            <w:pPr>
              <w:spacing w:after="0" w:line="240" w:lineRule="auto"/>
              <w:rPr>
                <w:rFonts w:ascii="Calibri" w:eastAsia="Times New Roman" w:hAnsi="Calibri" w:cs="Calibri"/>
                <w:color w:val="000000"/>
              </w:rPr>
            </w:pPr>
            <w:proofErr w:type="spellStart"/>
            <w:r w:rsidRPr="00BD121B">
              <w:rPr>
                <w:rFonts w:ascii="Calibri" w:eastAsia="Times New Roman" w:hAnsi="Calibri" w:cs="Calibri"/>
                <w:color w:val="000000"/>
              </w:rPr>
              <w:t>B</w:t>
            </w:r>
            <w:r w:rsidR="00BD121B" w:rsidRPr="00BD121B">
              <w:rPr>
                <w:rFonts w:ascii="Calibri" w:eastAsia="Times New Roman" w:hAnsi="Calibri" w:cs="Calibri"/>
                <w:color w:val="000000"/>
              </w:rPr>
              <w:t>otclient</w:t>
            </w:r>
            <w:r w:rsidR="00BD05E6">
              <w:rPr>
                <w:rFonts w:ascii="Calibri" w:eastAsia="Times New Roman" w:hAnsi="Calibri" w:cs="Calibri"/>
                <w:color w:val="000000"/>
              </w:rPr>
              <w:t>user</w:t>
            </w:r>
            <w:proofErr w:type="spellEnd"/>
          </w:p>
        </w:tc>
        <w:tc>
          <w:tcPr>
            <w:tcW w:w="1255" w:type="dxa"/>
            <w:tcBorders>
              <w:top w:val="nil"/>
              <w:left w:val="nil"/>
              <w:bottom w:val="single" w:sz="4" w:space="0" w:color="auto"/>
              <w:right w:val="single" w:sz="4" w:space="0" w:color="auto"/>
            </w:tcBorders>
            <w:shd w:val="clear" w:color="auto" w:fill="auto"/>
            <w:noWrap/>
            <w:vAlign w:val="bottom"/>
            <w:hideMark/>
          </w:tcPr>
          <w:p w14:paraId="1FC28B2B" w14:textId="362BE543" w:rsidR="00BD121B" w:rsidRPr="00BD121B" w:rsidRDefault="00EA795F" w:rsidP="00BD121B">
            <w:pPr>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r w:rsidR="00BD121B" w:rsidRPr="00BD121B" w14:paraId="27DE9E27" w14:textId="77777777" w:rsidTr="00BD121B">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11B83887" w14:textId="77777777" w:rsidR="00BD121B" w:rsidRPr="00BD121B" w:rsidRDefault="00BD121B" w:rsidP="00BD121B">
            <w:pPr>
              <w:spacing w:after="0" w:line="240" w:lineRule="auto"/>
              <w:rPr>
                <w:rFonts w:ascii="Calibri" w:eastAsia="Times New Roman" w:hAnsi="Calibri" w:cs="Calibri"/>
                <w:color w:val="000000"/>
              </w:rPr>
            </w:pPr>
            <w:r w:rsidRPr="00BD121B">
              <w:rPr>
                <w:rFonts w:ascii="Calibri" w:eastAsia="Times New Roman" w:hAnsi="Calibri" w:cs="Calibri"/>
                <w:color w:val="000000"/>
              </w:rPr>
              <w:t>Task Relative Path</w:t>
            </w:r>
          </w:p>
        </w:tc>
        <w:tc>
          <w:tcPr>
            <w:tcW w:w="2203" w:type="dxa"/>
            <w:tcBorders>
              <w:top w:val="nil"/>
              <w:left w:val="nil"/>
              <w:bottom w:val="single" w:sz="4" w:space="0" w:color="auto"/>
              <w:right w:val="single" w:sz="4" w:space="0" w:color="auto"/>
            </w:tcBorders>
            <w:shd w:val="clear" w:color="auto" w:fill="auto"/>
            <w:noWrap/>
            <w:vAlign w:val="bottom"/>
            <w:hideMark/>
          </w:tcPr>
          <w:p w14:paraId="635D501C" w14:textId="4617BB0F" w:rsidR="00BD121B" w:rsidRPr="00BD121B" w:rsidRDefault="008230AD" w:rsidP="00BD121B">
            <w:pPr>
              <w:spacing w:after="0" w:line="240" w:lineRule="auto"/>
              <w:rPr>
                <w:rFonts w:ascii="Calibri" w:eastAsia="Times New Roman" w:hAnsi="Calibri" w:cs="Calibri"/>
                <w:color w:val="000000"/>
              </w:rPr>
            </w:pPr>
            <w:r>
              <w:rPr>
                <w:rFonts w:ascii="Calibri" w:eastAsia="Times New Roman" w:hAnsi="Calibri" w:cs="Calibri"/>
                <w:color w:val="000000"/>
              </w:rPr>
              <w:t xml:space="preserve">Bot </w:t>
            </w:r>
            <w:r w:rsidR="00BD121B" w:rsidRPr="00BD121B">
              <w:rPr>
                <w:rFonts w:ascii="Calibri" w:eastAsia="Times New Roman" w:hAnsi="Calibri" w:cs="Calibri"/>
                <w:color w:val="000000"/>
              </w:rPr>
              <w:t>Task Relative Path</w:t>
            </w:r>
            <w:r>
              <w:rPr>
                <w:rFonts w:ascii="Calibri" w:eastAsia="Times New Roman" w:hAnsi="Calibri" w:cs="Calibri"/>
                <w:color w:val="000000"/>
              </w:rPr>
              <w:t xml:space="preserve"> which would be used </w:t>
            </w:r>
            <w:r w:rsidRPr="008230AD">
              <w:rPr>
                <w:rFonts w:ascii="Calibri" w:eastAsia="Times New Roman" w:hAnsi="Calibri" w:cs="Calibri"/>
                <w:color w:val="000000"/>
              </w:rPr>
              <w:t>during the monitoring and remediation process</w:t>
            </w:r>
          </w:p>
        </w:tc>
        <w:tc>
          <w:tcPr>
            <w:tcW w:w="3786" w:type="dxa"/>
            <w:tcBorders>
              <w:top w:val="nil"/>
              <w:left w:val="nil"/>
              <w:bottom w:val="single" w:sz="4" w:space="0" w:color="auto"/>
              <w:right w:val="single" w:sz="4" w:space="0" w:color="auto"/>
            </w:tcBorders>
            <w:shd w:val="clear" w:color="auto" w:fill="auto"/>
            <w:noWrap/>
            <w:vAlign w:val="center"/>
            <w:hideMark/>
          </w:tcPr>
          <w:p w14:paraId="0DD71D70" w14:textId="77777777" w:rsidR="00BD121B" w:rsidRPr="00BD121B" w:rsidRDefault="00BD121B" w:rsidP="00BD121B">
            <w:pPr>
              <w:spacing w:after="0" w:line="240" w:lineRule="auto"/>
              <w:rPr>
                <w:rFonts w:ascii="Calibri" w:eastAsia="Times New Roman" w:hAnsi="Calibri" w:cs="Calibri"/>
                <w:color w:val="000000"/>
              </w:rPr>
            </w:pPr>
            <w:r w:rsidRPr="00BD121B">
              <w:rPr>
                <w:rFonts w:ascii="Calibri" w:eastAsia="Times New Roman" w:hAnsi="Calibri" w:cs="Calibri"/>
                <w:color w:val="000000"/>
              </w:rPr>
              <w:t>My Tasks\</w:t>
            </w:r>
            <w:proofErr w:type="spellStart"/>
            <w:r w:rsidRPr="00BD121B">
              <w:rPr>
                <w:rFonts w:ascii="Calibri" w:eastAsia="Times New Roman" w:hAnsi="Calibri" w:cs="Calibri"/>
                <w:color w:val="000000"/>
              </w:rPr>
              <w:t>AccountReconciliation.atmx</w:t>
            </w:r>
            <w:proofErr w:type="spellEnd"/>
          </w:p>
        </w:tc>
        <w:tc>
          <w:tcPr>
            <w:tcW w:w="1255" w:type="dxa"/>
            <w:tcBorders>
              <w:top w:val="nil"/>
              <w:left w:val="nil"/>
              <w:bottom w:val="single" w:sz="4" w:space="0" w:color="auto"/>
              <w:right w:val="single" w:sz="4" w:space="0" w:color="auto"/>
            </w:tcBorders>
            <w:shd w:val="clear" w:color="auto" w:fill="auto"/>
            <w:noWrap/>
            <w:vAlign w:val="bottom"/>
            <w:hideMark/>
          </w:tcPr>
          <w:p w14:paraId="10910E4F" w14:textId="77D022DF" w:rsidR="00BD121B" w:rsidRPr="00BD121B" w:rsidRDefault="00EA795F" w:rsidP="006F44B8">
            <w:pPr>
              <w:keepNext/>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bl>
    <w:p w14:paraId="3E772256" w14:textId="0AD66F08" w:rsidR="00BD121B" w:rsidRPr="00BD121B" w:rsidRDefault="006F44B8" w:rsidP="006F44B8">
      <w:pPr>
        <w:pStyle w:val="Caption"/>
        <w:jc w:val="center"/>
        <w:rPr>
          <w:lang w:val="en" w:eastAsia="de-DE"/>
        </w:rPr>
      </w:pPr>
      <w:r>
        <w:t xml:space="preserve">Table </w:t>
      </w:r>
      <w:fldSimple w:instr=" SEQ Table \* ARABIC ">
        <w:r w:rsidR="007D71FF">
          <w:rPr>
            <w:noProof/>
          </w:rPr>
          <w:t>33</w:t>
        </w:r>
      </w:fldSimple>
    </w:p>
    <w:p w14:paraId="1CA60446" w14:textId="4ED9103D" w:rsidR="00A10170" w:rsidRDefault="00E2058A" w:rsidP="00A10170">
      <w:pPr>
        <w:pStyle w:val="ListParagraph"/>
        <w:numPr>
          <w:ilvl w:val="0"/>
          <w:numId w:val="33"/>
        </w:numPr>
        <w:rPr>
          <w:lang w:val="en" w:eastAsia="de-DE"/>
        </w:rPr>
      </w:pPr>
      <w:r>
        <w:rPr>
          <w:lang w:val="en" w:eastAsia="de-DE"/>
        </w:rPr>
        <w:t xml:space="preserve">Sample </w:t>
      </w:r>
      <w:r w:rsidR="00A10170">
        <w:rPr>
          <w:lang w:val="en" w:eastAsia="de-DE"/>
        </w:rPr>
        <w:t xml:space="preserve">Service (Control Tower Services, Bot Runner Services, </w:t>
      </w:r>
      <w:r w:rsidR="00A10170" w:rsidRPr="00A10170">
        <w:rPr>
          <w:lang w:val="en" w:eastAsia="de-DE"/>
        </w:rPr>
        <w:t>Attended Bot Runner</w:t>
      </w:r>
      <w:r w:rsidR="00A10170">
        <w:rPr>
          <w:lang w:val="en" w:eastAsia="de-DE"/>
        </w:rPr>
        <w:t xml:space="preserve"> Services, Bot Creator Services, Database Services) attribute details are given below in the Table </w:t>
      </w:r>
      <w:r w:rsidR="000454FE">
        <w:rPr>
          <w:lang w:val="en" w:eastAsia="de-DE"/>
        </w:rPr>
        <w:t>34</w:t>
      </w:r>
    </w:p>
    <w:tbl>
      <w:tblPr>
        <w:tblW w:w="8540" w:type="dxa"/>
        <w:tblLook w:val="04A0" w:firstRow="1" w:lastRow="0" w:firstColumn="1" w:lastColumn="0" w:noHBand="0" w:noVBand="1"/>
      </w:tblPr>
      <w:tblGrid>
        <w:gridCol w:w="1700"/>
        <w:gridCol w:w="3335"/>
        <w:gridCol w:w="2545"/>
        <w:gridCol w:w="960"/>
      </w:tblGrid>
      <w:tr w:rsidR="00A10170" w:rsidRPr="00A10170" w14:paraId="17F01836" w14:textId="77777777" w:rsidTr="00F67E48">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6CF1B5" w14:textId="77777777" w:rsidR="00A10170" w:rsidRPr="00A10170" w:rsidRDefault="00A10170" w:rsidP="00A10170">
            <w:pPr>
              <w:spacing w:after="0" w:line="240" w:lineRule="auto"/>
              <w:jc w:val="center"/>
              <w:rPr>
                <w:rFonts w:ascii="Calibri" w:eastAsia="Times New Roman" w:hAnsi="Calibri" w:cs="Calibri"/>
                <w:b/>
                <w:bCs/>
                <w:color w:val="000000"/>
              </w:rPr>
            </w:pPr>
            <w:r w:rsidRPr="00A10170">
              <w:rPr>
                <w:rFonts w:ascii="Calibri" w:eastAsia="Times New Roman" w:hAnsi="Calibri" w:cs="Calibri"/>
                <w:b/>
                <w:bCs/>
                <w:color w:val="000000"/>
              </w:rPr>
              <w:t>Parameter Name</w:t>
            </w:r>
          </w:p>
        </w:tc>
        <w:tc>
          <w:tcPr>
            <w:tcW w:w="3335" w:type="dxa"/>
            <w:tcBorders>
              <w:top w:val="single" w:sz="4" w:space="0" w:color="auto"/>
              <w:left w:val="nil"/>
              <w:bottom w:val="single" w:sz="4" w:space="0" w:color="auto"/>
              <w:right w:val="single" w:sz="4" w:space="0" w:color="auto"/>
            </w:tcBorders>
            <w:shd w:val="clear" w:color="auto" w:fill="auto"/>
            <w:noWrap/>
            <w:vAlign w:val="bottom"/>
            <w:hideMark/>
          </w:tcPr>
          <w:p w14:paraId="75818C36" w14:textId="77777777" w:rsidR="00A10170" w:rsidRPr="00A10170" w:rsidRDefault="00A10170" w:rsidP="00A10170">
            <w:pPr>
              <w:spacing w:after="0" w:line="240" w:lineRule="auto"/>
              <w:jc w:val="center"/>
              <w:rPr>
                <w:rFonts w:ascii="Calibri" w:eastAsia="Times New Roman" w:hAnsi="Calibri" w:cs="Calibri"/>
                <w:b/>
                <w:bCs/>
                <w:color w:val="000000"/>
              </w:rPr>
            </w:pPr>
            <w:r w:rsidRPr="00A10170">
              <w:rPr>
                <w:rFonts w:ascii="Calibri" w:eastAsia="Times New Roman" w:hAnsi="Calibri" w:cs="Calibri"/>
                <w:b/>
                <w:bCs/>
                <w:color w:val="000000"/>
              </w:rPr>
              <w:t>Description</w:t>
            </w:r>
          </w:p>
        </w:tc>
        <w:tc>
          <w:tcPr>
            <w:tcW w:w="2545" w:type="dxa"/>
            <w:tcBorders>
              <w:top w:val="single" w:sz="4" w:space="0" w:color="auto"/>
              <w:left w:val="nil"/>
              <w:bottom w:val="single" w:sz="4" w:space="0" w:color="auto"/>
              <w:right w:val="single" w:sz="4" w:space="0" w:color="auto"/>
            </w:tcBorders>
            <w:shd w:val="clear" w:color="auto" w:fill="auto"/>
            <w:noWrap/>
            <w:vAlign w:val="bottom"/>
            <w:hideMark/>
          </w:tcPr>
          <w:p w14:paraId="05ECF433" w14:textId="77777777" w:rsidR="00A10170" w:rsidRPr="00A10170" w:rsidRDefault="00A10170" w:rsidP="00A10170">
            <w:pPr>
              <w:spacing w:after="0" w:line="240" w:lineRule="auto"/>
              <w:jc w:val="center"/>
              <w:rPr>
                <w:rFonts w:ascii="Calibri" w:eastAsia="Times New Roman" w:hAnsi="Calibri" w:cs="Calibri"/>
                <w:b/>
                <w:bCs/>
                <w:color w:val="000000"/>
              </w:rPr>
            </w:pPr>
            <w:r w:rsidRPr="00A10170">
              <w:rPr>
                <w:rFonts w:ascii="Calibri" w:eastAsia="Times New Roman" w:hAnsi="Calibri" w:cs="Calibri"/>
                <w:b/>
                <w:bCs/>
                <w:color w:val="000000"/>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E60F050" w14:textId="77777777" w:rsidR="00A10170" w:rsidRPr="00A10170" w:rsidRDefault="00A10170" w:rsidP="00A10170">
            <w:pPr>
              <w:spacing w:after="0" w:line="240" w:lineRule="auto"/>
              <w:jc w:val="center"/>
              <w:rPr>
                <w:rFonts w:ascii="Calibri" w:eastAsia="Times New Roman" w:hAnsi="Calibri" w:cs="Calibri"/>
                <w:b/>
                <w:bCs/>
                <w:color w:val="000000"/>
              </w:rPr>
            </w:pPr>
            <w:proofErr w:type="spellStart"/>
            <w:r w:rsidRPr="00A10170">
              <w:rPr>
                <w:rFonts w:ascii="Calibri" w:eastAsia="Times New Roman" w:hAnsi="Calibri" w:cs="Calibri"/>
                <w:b/>
                <w:bCs/>
                <w:color w:val="000000"/>
              </w:rPr>
              <w:t>IsSecret</w:t>
            </w:r>
            <w:proofErr w:type="spellEnd"/>
          </w:p>
        </w:tc>
      </w:tr>
      <w:tr w:rsidR="00A10170" w:rsidRPr="00A10170" w14:paraId="61BAEA44" w14:textId="77777777" w:rsidTr="00F67E48">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0DD9FDD" w14:textId="77777777" w:rsidR="00A10170" w:rsidRPr="00A10170" w:rsidRDefault="00A10170" w:rsidP="00A10170">
            <w:pPr>
              <w:spacing w:after="0" w:line="240" w:lineRule="auto"/>
              <w:rPr>
                <w:rFonts w:ascii="Calibri" w:eastAsia="Times New Roman" w:hAnsi="Calibri" w:cs="Calibri"/>
                <w:color w:val="000000"/>
              </w:rPr>
            </w:pPr>
            <w:r w:rsidRPr="00A10170">
              <w:rPr>
                <w:rFonts w:ascii="Calibri" w:eastAsia="Times New Roman" w:hAnsi="Calibri" w:cs="Calibri"/>
                <w:color w:val="000000"/>
              </w:rPr>
              <w:t>Service Name</w:t>
            </w:r>
          </w:p>
        </w:tc>
        <w:tc>
          <w:tcPr>
            <w:tcW w:w="3335" w:type="dxa"/>
            <w:tcBorders>
              <w:top w:val="nil"/>
              <w:left w:val="nil"/>
              <w:bottom w:val="single" w:sz="4" w:space="0" w:color="auto"/>
              <w:right w:val="single" w:sz="4" w:space="0" w:color="auto"/>
            </w:tcBorders>
            <w:shd w:val="clear" w:color="auto" w:fill="auto"/>
            <w:noWrap/>
            <w:vAlign w:val="bottom"/>
            <w:hideMark/>
          </w:tcPr>
          <w:p w14:paraId="014ACFBC" w14:textId="25BFE266" w:rsidR="00A10170" w:rsidRPr="00A10170" w:rsidRDefault="00A10170" w:rsidP="00A10170">
            <w:pPr>
              <w:spacing w:after="0" w:line="240" w:lineRule="auto"/>
              <w:rPr>
                <w:rFonts w:ascii="Calibri" w:eastAsia="Times New Roman" w:hAnsi="Calibri" w:cs="Calibri"/>
                <w:color w:val="000000"/>
              </w:rPr>
            </w:pPr>
            <w:r w:rsidRPr="00A10170">
              <w:rPr>
                <w:rFonts w:ascii="Calibri" w:eastAsia="Times New Roman" w:hAnsi="Calibri" w:cs="Calibri"/>
                <w:color w:val="000000"/>
              </w:rPr>
              <w:t>Service Name</w:t>
            </w:r>
            <w:r w:rsidR="00363F71">
              <w:rPr>
                <w:rFonts w:ascii="Calibri" w:eastAsia="Times New Roman" w:hAnsi="Calibri" w:cs="Calibri"/>
                <w:color w:val="000000"/>
              </w:rPr>
              <w:t xml:space="preserve"> </w:t>
            </w:r>
            <w:r w:rsidR="00F67E48">
              <w:rPr>
                <w:rFonts w:ascii="Calibri" w:eastAsia="Times New Roman" w:hAnsi="Calibri" w:cs="Calibri"/>
                <w:color w:val="000000"/>
              </w:rPr>
              <w:t xml:space="preserve">of the Automation Anywhere components </w:t>
            </w:r>
            <w:r w:rsidR="00F67E48">
              <w:rPr>
                <w:lang w:val="en" w:eastAsia="de-DE"/>
              </w:rPr>
              <w:t xml:space="preserve">(Control Tower Services, Bot Runner Services, </w:t>
            </w:r>
            <w:r w:rsidR="00F67E48" w:rsidRPr="00A10170">
              <w:rPr>
                <w:lang w:val="en" w:eastAsia="de-DE"/>
              </w:rPr>
              <w:t>Attended Bot Runner</w:t>
            </w:r>
            <w:r w:rsidR="00F67E48">
              <w:rPr>
                <w:lang w:val="en" w:eastAsia="de-DE"/>
              </w:rPr>
              <w:t xml:space="preserve"> </w:t>
            </w:r>
            <w:r w:rsidR="00F67E48">
              <w:rPr>
                <w:lang w:val="en" w:eastAsia="de-DE"/>
              </w:rPr>
              <w:lastRenderedPageBreak/>
              <w:t xml:space="preserve">Services, Bot Creator Services, Database Services) </w:t>
            </w:r>
            <w:r w:rsidR="00363F71">
              <w:rPr>
                <w:rFonts w:ascii="Calibri" w:eastAsia="Times New Roman" w:hAnsi="Calibri" w:cs="Calibri"/>
                <w:color w:val="000000"/>
              </w:rPr>
              <w:t xml:space="preserve">which would be used during the monitoring and </w:t>
            </w:r>
            <w:r w:rsidR="00363F71" w:rsidRPr="008230AD">
              <w:rPr>
                <w:rFonts w:ascii="Calibri" w:eastAsia="Times New Roman" w:hAnsi="Calibri" w:cs="Calibri"/>
                <w:color w:val="000000"/>
              </w:rPr>
              <w:t xml:space="preserve">remediation </w:t>
            </w:r>
            <w:r w:rsidR="005D7E21">
              <w:rPr>
                <w:rFonts w:ascii="Calibri" w:eastAsia="Times New Roman" w:hAnsi="Calibri" w:cs="Calibri"/>
                <w:color w:val="000000"/>
              </w:rPr>
              <w:t>p</w:t>
            </w:r>
            <w:r w:rsidR="00363F71">
              <w:rPr>
                <w:rFonts w:ascii="Calibri" w:eastAsia="Times New Roman" w:hAnsi="Calibri" w:cs="Calibri"/>
                <w:color w:val="000000"/>
              </w:rPr>
              <w:t>rocess</w:t>
            </w:r>
          </w:p>
        </w:tc>
        <w:tc>
          <w:tcPr>
            <w:tcW w:w="2545" w:type="dxa"/>
            <w:tcBorders>
              <w:top w:val="nil"/>
              <w:left w:val="nil"/>
              <w:bottom w:val="single" w:sz="4" w:space="0" w:color="auto"/>
              <w:right w:val="single" w:sz="4" w:space="0" w:color="auto"/>
            </w:tcBorders>
            <w:shd w:val="clear" w:color="auto" w:fill="auto"/>
            <w:noWrap/>
            <w:vAlign w:val="center"/>
            <w:hideMark/>
          </w:tcPr>
          <w:p w14:paraId="2E1008E2" w14:textId="77777777" w:rsidR="00A10170" w:rsidRPr="00A10170" w:rsidRDefault="00A10170" w:rsidP="00A10170">
            <w:pPr>
              <w:spacing w:after="0" w:line="240" w:lineRule="auto"/>
              <w:rPr>
                <w:rFonts w:ascii="Calibri" w:eastAsia="Times New Roman" w:hAnsi="Calibri" w:cs="Calibri"/>
                <w:color w:val="000000"/>
              </w:rPr>
            </w:pPr>
            <w:r w:rsidRPr="00A10170">
              <w:rPr>
                <w:rFonts w:ascii="Calibri" w:eastAsia="Times New Roman" w:hAnsi="Calibri" w:cs="Calibri"/>
                <w:color w:val="000000"/>
              </w:rPr>
              <w:lastRenderedPageBreak/>
              <w:t>Automation Anywhere Control Room Service</w:t>
            </w:r>
          </w:p>
        </w:tc>
        <w:tc>
          <w:tcPr>
            <w:tcW w:w="960" w:type="dxa"/>
            <w:tcBorders>
              <w:top w:val="nil"/>
              <w:left w:val="nil"/>
              <w:bottom w:val="single" w:sz="4" w:space="0" w:color="auto"/>
              <w:right w:val="single" w:sz="4" w:space="0" w:color="auto"/>
            </w:tcBorders>
            <w:shd w:val="clear" w:color="auto" w:fill="auto"/>
            <w:noWrap/>
            <w:vAlign w:val="bottom"/>
            <w:hideMark/>
          </w:tcPr>
          <w:p w14:paraId="383198AD" w14:textId="77777777" w:rsidR="00A10170" w:rsidRPr="00A10170" w:rsidRDefault="00A10170" w:rsidP="00236333">
            <w:pPr>
              <w:keepNext/>
              <w:spacing w:after="0" w:line="240" w:lineRule="auto"/>
              <w:rPr>
                <w:rFonts w:ascii="Calibri" w:eastAsia="Times New Roman" w:hAnsi="Calibri" w:cs="Calibri"/>
                <w:color w:val="000000"/>
              </w:rPr>
            </w:pPr>
            <w:r w:rsidRPr="00A10170">
              <w:rPr>
                <w:rFonts w:ascii="Calibri" w:eastAsia="Times New Roman" w:hAnsi="Calibri" w:cs="Calibri"/>
                <w:color w:val="000000"/>
              </w:rPr>
              <w:t>No</w:t>
            </w:r>
          </w:p>
        </w:tc>
      </w:tr>
    </w:tbl>
    <w:p w14:paraId="4EEAC7F3" w14:textId="4235627A" w:rsidR="00BD121B" w:rsidRDefault="00236333" w:rsidP="00236333">
      <w:pPr>
        <w:pStyle w:val="Caption"/>
        <w:jc w:val="center"/>
      </w:pPr>
      <w:r>
        <w:t xml:space="preserve">Table </w:t>
      </w:r>
      <w:fldSimple w:instr=" SEQ Table \* ARABIC ">
        <w:r w:rsidR="007D71FF">
          <w:rPr>
            <w:noProof/>
          </w:rPr>
          <w:t>34</w:t>
        </w:r>
      </w:fldSimple>
    </w:p>
    <w:p w14:paraId="376AED26" w14:textId="192D0E78" w:rsidR="0036526E" w:rsidRPr="000454FE" w:rsidRDefault="0036526E" w:rsidP="0036526E">
      <w:pPr>
        <w:pStyle w:val="Heading5"/>
        <w:rPr>
          <w:b/>
          <w:bCs/>
        </w:rPr>
      </w:pPr>
      <w:r w:rsidRPr="000454FE">
        <w:rPr>
          <w:b/>
          <w:bCs/>
          <w:lang w:val="en" w:eastAsia="de-DE"/>
        </w:rPr>
        <w:t>UiPath – Resource</w:t>
      </w:r>
      <w:r w:rsidRPr="000454FE">
        <w:rPr>
          <w:b/>
          <w:bCs/>
        </w:rPr>
        <w:t xml:space="preserve"> Attribute details</w:t>
      </w:r>
    </w:p>
    <w:p w14:paraId="7FF8B1C6" w14:textId="46624F61" w:rsidR="0036526E" w:rsidRPr="0011066B" w:rsidRDefault="000454FE" w:rsidP="0036526E">
      <w:pPr>
        <w:pStyle w:val="ListParagraph"/>
        <w:numPr>
          <w:ilvl w:val="0"/>
          <w:numId w:val="33"/>
        </w:numPr>
        <w:rPr>
          <w:lang w:val="en" w:eastAsia="de-DE"/>
        </w:rPr>
      </w:pPr>
      <w:r>
        <w:rPr>
          <w:lang w:val="en" w:eastAsia="de-DE"/>
        </w:rPr>
        <w:t xml:space="preserve">Sample </w:t>
      </w:r>
      <w:r w:rsidR="0036526E" w:rsidRPr="0036526E">
        <w:rPr>
          <w:lang w:val="en" w:eastAsia="de-DE"/>
        </w:rPr>
        <w:t>Orchestrator</w:t>
      </w:r>
      <w:r w:rsidR="0036526E">
        <w:rPr>
          <w:lang w:val="en" w:eastAsia="de-DE"/>
        </w:rPr>
        <w:t xml:space="preserve"> attribute details are given below in the Table </w:t>
      </w:r>
      <w:r w:rsidR="00617002">
        <w:rPr>
          <w:lang w:val="en" w:eastAsia="de-DE"/>
        </w:rPr>
        <w:t>35</w:t>
      </w:r>
    </w:p>
    <w:p w14:paraId="0722F0B4" w14:textId="77777777" w:rsidR="00320A3A" w:rsidRPr="00320A3A" w:rsidRDefault="00320A3A" w:rsidP="00320A3A"/>
    <w:tbl>
      <w:tblPr>
        <w:tblW w:w="9504" w:type="dxa"/>
        <w:tblInd w:w="-485" w:type="dxa"/>
        <w:tblLook w:val="04A0" w:firstRow="1" w:lastRow="0" w:firstColumn="1" w:lastColumn="0" w:noHBand="0" w:noVBand="1"/>
      </w:tblPr>
      <w:tblGrid>
        <w:gridCol w:w="1241"/>
        <w:gridCol w:w="2125"/>
        <w:gridCol w:w="5371"/>
        <w:gridCol w:w="767"/>
      </w:tblGrid>
      <w:tr w:rsidR="00445B50" w:rsidRPr="0001235B" w14:paraId="02AAF4A1" w14:textId="77777777" w:rsidTr="00445B50">
        <w:trPr>
          <w:trHeight w:val="280"/>
        </w:trPr>
        <w:tc>
          <w:tcPr>
            <w:tcW w:w="15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1D601" w14:textId="77777777" w:rsidR="0001235B" w:rsidRPr="0001235B" w:rsidRDefault="0001235B" w:rsidP="0001235B">
            <w:pPr>
              <w:spacing w:after="0" w:line="240" w:lineRule="auto"/>
              <w:jc w:val="center"/>
              <w:rPr>
                <w:rFonts w:ascii="Calibri" w:eastAsia="Times New Roman" w:hAnsi="Calibri" w:cs="Calibri"/>
                <w:b/>
                <w:bCs/>
                <w:color w:val="000000"/>
              </w:rPr>
            </w:pPr>
            <w:r w:rsidRPr="0001235B">
              <w:rPr>
                <w:rFonts w:ascii="Calibri" w:eastAsia="Times New Roman" w:hAnsi="Calibri" w:cs="Calibri"/>
                <w:b/>
                <w:bCs/>
                <w:color w:val="000000"/>
              </w:rPr>
              <w:t>Parameter Name</w:t>
            </w:r>
          </w:p>
        </w:tc>
        <w:tc>
          <w:tcPr>
            <w:tcW w:w="2706" w:type="dxa"/>
            <w:tcBorders>
              <w:top w:val="single" w:sz="4" w:space="0" w:color="auto"/>
              <w:left w:val="nil"/>
              <w:bottom w:val="single" w:sz="4" w:space="0" w:color="auto"/>
              <w:right w:val="single" w:sz="4" w:space="0" w:color="auto"/>
            </w:tcBorders>
            <w:shd w:val="clear" w:color="auto" w:fill="auto"/>
            <w:noWrap/>
            <w:vAlign w:val="bottom"/>
            <w:hideMark/>
          </w:tcPr>
          <w:p w14:paraId="22EBB909" w14:textId="77777777" w:rsidR="0001235B" w:rsidRPr="0001235B" w:rsidRDefault="0001235B" w:rsidP="0001235B">
            <w:pPr>
              <w:spacing w:after="0" w:line="240" w:lineRule="auto"/>
              <w:jc w:val="center"/>
              <w:rPr>
                <w:rFonts w:ascii="Calibri" w:eastAsia="Times New Roman" w:hAnsi="Calibri" w:cs="Calibri"/>
                <w:b/>
                <w:bCs/>
                <w:color w:val="000000"/>
              </w:rPr>
            </w:pPr>
            <w:r w:rsidRPr="0001235B">
              <w:rPr>
                <w:rFonts w:ascii="Calibri" w:eastAsia="Times New Roman" w:hAnsi="Calibri" w:cs="Calibri"/>
                <w:b/>
                <w:bCs/>
                <w:color w:val="000000"/>
              </w:rPr>
              <w:t>Description</w:t>
            </w:r>
          </w:p>
        </w:tc>
        <w:tc>
          <w:tcPr>
            <w:tcW w:w="4432" w:type="dxa"/>
            <w:tcBorders>
              <w:top w:val="single" w:sz="4" w:space="0" w:color="auto"/>
              <w:left w:val="nil"/>
              <w:bottom w:val="single" w:sz="4" w:space="0" w:color="auto"/>
              <w:right w:val="single" w:sz="4" w:space="0" w:color="auto"/>
            </w:tcBorders>
            <w:shd w:val="clear" w:color="auto" w:fill="auto"/>
            <w:noWrap/>
            <w:vAlign w:val="bottom"/>
            <w:hideMark/>
          </w:tcPr>
          <w:p w14:paraId="48264B7C" w14:textId="77777777" w:rsidR="0001235B" w:rsidRPr="0001235B" w:rsidRDefault="0001235B" w:rsidP="0001235B">
            <w:pPr>
              <w:spacing w:after="0" w:line="240" w:lineRule="auto"/>
              <w:jc w:val="center"/>
              <w:rPr>
                <w:rFonts w:ascii="Calibri" w:eastAsia="Times New Roman" w:hAnsi="Calibri" w:cs="Calibri"/>
                <w:b/>
                <w:bCs/>
                <w:color w:val="000000"/>
              </w:rPr>
            </w:pPr>
            <w:r w:rsidRPr="0001235B">
              <w:rPr>
                <w:rFonts w:ascii="Calibri" w:eastAsia="Times New Roman" w:hAnsi="Calibri" w:cs="Calibri"/>
                <w:b/>
                <w:bCs/>
                <w:color w:val="000000"/>
              </w:rPr>
              <w:t>Value</w:t>
            </w:r>
          </w:p>
        </w:tc>
        <w:tc>
          <w:tcPr>
            <w:tcW w:w="812" w:type="dxa"/>
            <w:tcBorders>
              <w:top w:val="single" w:sz="4" w:space="0" w:color="auto"/>
              <w:left w:val="nil"/>
              <w:bottom w:val="single" w:sz="4" w:space="0" w:color="auto"/>
              <w:right w:val="single" w:sz="4" w:space="0" w:color="auto"/>
            </w:tcBorders>
            <w:shd w:val="clear" w:color="auto" w:fill="auto"/>
            <w:noWrap/>
            <w:vAlign w:val="bottom"/>
            <w:hideMark/>
          </w:tcPr>
          <w:p w14:paraId="002ABD40" w14:textId="77777777" w:rsidR="0001235B" w:rsidRPr="0001235B" w:rsidRDefault="0001235B" w:rsidP="0001235B">
            <w:pPr>
              <w:spacing w:after="0" w:line="240" w:lineRule="auto"/>
              <w:jc w:val="center"/>
              <w:rPr>
                <w:rFonts w:ascii="Calibri" w:eastAsia="Times New Roman" w:hAnsi="Calibri" w:cs="Calibri"/>
                <w:b/>
                <w:bCs/>
                <w:color w:val="000000"/>
              </w:rPr>
            </w:pPr>
            <w:proofErr w:type="spellStart"/>
            <w:r w:rsidRPr="0001235B">
              <w:rPr>
                <w:rFonts w:ascii="Calibri" w:eastAsia="Times New Roman" w:hAnsi="Calibri" w:cs="Calibri"/>
                <w:b/>
                <w:bCs/>
                <w:color w:val="000000"/>
              </w:rPr>
              <w:t>IsSecret</w:t>
            </w:r>
            <w:proofErr w:type="spellEnd"/>
          </w:p>
        </w:tc>
      </w:tr>
      <w:tr w:rsidR="00445B50" w:rsidRPr="0001235B" w14:paraId="45675F9F"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737776B0"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Authentication URI</w:t>
            </w:r>
          </w:p>
        </w:tc>
        <w:tc>
          <w:tcPr>
            <w:tcW w:w="2706" w:type="dxa"/>
            <w:tcBorders>
              <w:top w:val="nil"/>
              <w:left w:val="nil"/>
              <w:bottom w:val="single" w:sz="4" w:space="0" w:color="auto"/>
              <w:right w:val="single" w:sz="4" w:space="0" w:color="auto"/>
            </w:tcBorders>
            <w:shd w:val="clear" w:color="auto" w:fill="auto"/>
            <w:noWrap/>
            <w:vAlign w:val="bottom"/>
            <w:hideMark/>
          </w:tcPr>
          <w:p w14:paraId="491140FA" w14:textId="77C0BB33" w:rsidR="0001235B" w:rsidRPr="0001235B" w:rsidRDefault="00C430AB" w:rsidP="0001235B">
            <w:pPr>
              <w:spacing w:after="0" w:line="240" w:lineRule="auto"/>
              <w:rPr>
                <w:rFonts w:ascii="Calibri" w:eastAsia="Times New Roman" w:hAnsi="Calibri" w:cs="Calibri"/>
                <w:color w:val="000000"/>
              </w:rPr>
            </w:pPr>
            <w:r w:rsidRPr="00C430AB">
              <w:rPr>
                <w:rFonts w:ascii="Calibri" w:eastAsia="Times New Roman" w:hAnsi="Calibri" w:cs="Calibri"/>
                <w:color w:val="000000"/>
              </w:rPr>
              <w:t>UiPath Authentication URL which would be used for authentication</w:t>
            </w:r>
          </w:p>
        </w:tc>
        <w:tc>
          <w:tcPr>
            <w:tcW w:w="4432" w:type="dxa"/>
            <w:tcBorders>
              <w:top w:val="nil"/>
              <w:left w:val="nil"/>
              <w:bottom w:val="single" w:sz="4" w:space="0" w:color="auto"/>
              <w:right w:val="single" w:sz="4" w:space="0" w:color="auto"/>
            </w:tcBorders>
            <w:shd w:val="clear" w:color="auto" w:fill="auto"/>
            <w:noWrap/>
            <w:vAlign w:val="center"/>
            <w:hideMark/>
          </w:tcPr>
          <w:p w14:paraId="35F684F9" w14:textId="150FC78D" w:rsidR="0001235B" w:rsidRPr="0001235B" w:rsidRDefault="00BF474B" w:rsidP="0001235B">
            <w:pPr>
              <w:spacing w:after="0" w:line="240" w:lineRule="auto"/>
              <w:rPr>
                <w:rFonts w:ascii="Calibri" w:eastAsia="Times New Roman" w:hAnsi="Calibri" w:cs="Calibri"/>
                <w:color w:val="0563C1"/>
                <w:u w:val="single"/>
              </w:rPr>
            </w:pPr>
            <w:hyperlink r:id="rId39" w:history="1">
              <w:r w:rsidR="0001235B" w:rsidRPr="0001235B">
                <w:rPr>
                  <w:rFonts w:ascii="Calibri" w:eastAsia="Times New Roman" w:hAnsi="Calibri" w:cs="Calibri"/>
                  <w:color w:val="0563C1"/>
                  <w:u w:val="single"/>
                </w:rPr>
                <w:t>https://VM00001/api/account/authenticate</w:t>
              </w:r>
            </w:hyperlink>
          </w:p>
        </w:tc>
        <w:tc>
          <w:tcPr>
            <w:tcW w:w="812" w:type="dxa"/>
            <w:tcBorders>
              <w:top w:val="nil"/>
              <w:left w:val="nil"/>
              <w:bottom w:val="single" w:sz="4" w:space="0" w:color="auto"/>
              <w:right w:val="single" w:sz="4" w:space="0" w:color="auto"/>
            </w:tcBorders>
            <w:shd w:val="clear" w:color="auto" w:fill="auto"/>
            <w:noWrap/>
            <w:vAlign w:val="bottom"/>
            <w:hideMark/>
          </w:tcPr>
          <w:p w14:paraId="4D58093E"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05C0D245"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29CC3745" w14:textId="31B91E21" w:rsidR="0001235B" w:rsidRPr="0001235B" w:rsidRDefault="0083214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Client Id </w:t>
            </w:r>
          </w:p>
        </w:tc>
        <w:tc>
          <w:tcPr>
            <w:tcW w:w="2706" w:type="dxa"/>
            <w:tcBorders>
              <w:top w:val="nil"/>
              <w:left w:val="nil"/>
              <w:bottom w:val="single" w:sz="4" w:space="0" w:color="auto"/>
              <w:right w:val="single" w:sz="4" w:space="0" w:color="auto"/>
            </w:tcBorders>
            <w:shd w:val="clear" w:color="auto" w:fill="auto"/>
            <w:noWrap/>
            <w:vAlign w:val="bottom"/>
            <w:hideMark/>
          </w:tcPr>
          <w:p w14:paraId="1A712A1C" w14:textId="65E43D3A" w:rsidR="0001235B" w:rsidRPr="0001235B" w:rsidRDefault="0083214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Client Id to </w:t>
            </w:r>
            <w:r>
              <w:rPr>
                <w:rFonts w:ascii="Calibri" w:eastAsia="Times New Roman" w:hAnsi="Calibri" w:cs="Calibri"/>
                <w:color w:val="000000"/>
              </w:rPr>
              <w:t>G</w:t>
            </w:r>
            <w:r w:rsidRPr="0001235B">
              <w:rPr>
                <w:rFonts w:ascii="Calibri" w:eastAsia="Times New Roman" w:hAnsi="Calibri" w:cs="Calibri"/>
                <w:color w:val="000000"/>
              </w:rPr>
              <w:t>enerate API token</w:t>
            </w:r>
            <w:r w:rsidR="00C430AB">
              <w:rPr>
                <w:rFonts w:ascii="Calibri" w:eastAsia="Times New Roman" w:hAnsi="Calibri" w:cs="Calibri"/>
                <w:color w:val="000000"/>
              </w:rPr>
              <w:t xml:space="preserve"> </w:t>
            </w:r>
            <w:r w:rsidR="00C430AB" w:rsidRPr="00C430AB">
              <w:rPr>
                <w:rFonts w:ascii="Calibri" w:eastAsia="Times New Roman" w:hAnsi="Calibri" w:cs="Calibri"/>
                <w:color w:val="000000"/>
              </w:rPr>
              <w:t>which would be used for authentication</w:t>
            </w:r>
          </w:p>
        </w:tc>
        <w:tc>
          <w:tcPr>
            <w:tcW w:w="4432" w:type="dxa"/>
            <w:tcBorders>
              <w:top w:val="nil"/>
              <w:left w:val="nil"/>
              <w:bottom w:val="single" w:sz="4" w:space="0" w:color="auto"/>
              <w:right w:val="single" w:sz="4" w:space="0" w:color="auto"/>
            </w:tcBorders>
            <w:shd w:val="clear" w:color="auto" w:fill="auto"/>
            <w:noWrap/>
            <w:vAlign w:val="center"/>
            <w:hideMark/>
          </w:tcPr>
          <w:p w14:paraId="02693810"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w:t>
            </w:r>
          </w:p>
        </w:tc>
        <w:tc>
          <w:tcPr>
            <w:tcW w:w="812" w:type="dxa"/>
            <w:tcBorders>
              <w:top w:val="nil"/>
              <w:left w:val="nil"/>
              <w:bottom w:val="single" w:sz="4" w:space="0" w:color="auto"/>
              <w:right w:val="single" w:sz="4" w:space="0" w:color="auto"/>
            </w:tcBorders>
            <w:shd w:val="clear" w:color="auto" w:fill="auto"/>
            <w:noWrap/>
            <w:vAlign w:val="bottom"/>
            <w:hideMark/>
          </w:tcPr>
          <w:p w14:paraId="199860A8"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1217DC78"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514F6540" w14:textId="5035986B" w:rsidR="0001235B" w:rsidRPr="0001235B" w:rsidRDefault="0083214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Device Service URI </w:t>
            </w:r>
          </w:p>
        </w:tc>
        <w:tc>
          <w:tcPr>
            <w:tcW w:w="2706" w:type="dxa"/>
            <w:tcBorders>
              <w:top w:val="nil"/>
              <w:left w:val="nil"/>
              <w:bottom w:val="single" w:sz="4" w:space="0" w:color="auto"/>
              <w:right w:val="single" w:sz="4" w:space="0" w:color="auto"/>
            </w:tcBorders>
            <w:shd w:val="clear" w:color="auto" w:fill="auto"/>
            <w:noWrap/>
            <w:vAlign w:val="bottom"/>
            <w:hideMark/>
          </w:tcPr>
          <w:p w14:paraId="6DEC2D53" w14:textId="2E49DD18" w:rsidR="0001235B" w:rsidRPr="0001235B" w:rsidRDefault="008B3044" w:rsidP="0001235B">
            <w:pPr>
              <w:spacing w:after="0" w:line="240" w:lineRule="auto"/>
              <w:rPr>
                <w:rFonts w:ascii="Calibri" w:eastAsia="Times New Roman" w:hAnsi="Calibri" w:cs="Calibri"/>
                <w:color w:val="000000"/>
              </w:rPr>
            </w:pPr>
            <w:r>
              <w:rPr>
                <w:rFonts w:ascii="Calibri" w:eastAsia="Times New Roman" w:hAnsi="Calibri" w:cs="Calibri"/>
                <w:color w:val="000000"/>
              </w:rPr>
              <w:t xml:space="preserve">UiPath </w:t>
            </w:r>
            <w:r w:rsidR="0083214B" w:rsidRPr="0001235B">
              <w:rPr>
                <w:rFonts w:ascii="Calibri" w:eastAsia="Times New Roman" w:hAnsi="Calibri" w:cs="Calibri"/>
                <w:color w:val="000000"/>
              </w:rPr>
              <w:t>Service to check the Device Status</w:t>
            </w:r>
            <w:r w:rsidR="00C430AB">
              <w:rPr>
                <w:rFonts w:ascii="Calibri" w:eastAsia="Times New Roman" w:hAnsi="Calibri" w:cs="Calibri"/>
                <w:color w:val="000000"/>
              </w:rPr>
              <w:t xml:space="preserve"> </w:t>
            </w:r>
            <w:r w:rsidR="00C430AB" w:rsidRPr="00C430AB">
              <w:rPr>
                <w:rFonts w:ascii="Calibri" w:eastAsia="Times New Roman" w:hAnsi="Calibri" w:cs="Calibri"/>
                <w:color w:val="000000"/>
              </w:rPr>
              <w:t>which would be used during the monitoring</w:t>
            </w:r>
            <w:r w:rsidR="00C430AB">
              <w:rPr>
                <w:rFonts w:ascii="Calibri" w:eastAsia="Times New Roman" w:hAnsi="Calibri" w:cs="Calibri"/>
                <w:color w:val="000000"/>
              </w:rPr>
              <w:t xml:space="preserve"> process</w:t>
            </w:r>
          </w:p>
        </w:tc>
        <w:tc>
          <w:tcPr>
            <w:tcW w:w="4432" w:type="dxa"/>
            <w:tcBorders>
              <w:top w:val="nil"/>
              <w:left w:val="nil"/>
              <w:bottom w:val="single" w:sz="4" w:space="0" w:color="auto"/>
              <w:right w:val="single" w:sz="4" w:space="0" w:color="auto"/>
            </w:tcBorders>
            <w:shd w:val="clear" w:color="auto" w:fill="auto"/>
            <w:noWrap/>
            <w:vAlign w:val="center"/>
            <w:hideMark/>
          </w:tcPr>
          <w:p w14:paraId="1893CAA2" w14:textId="19672EE9" w:rsidR="0001235B" w:rsidRPr="0001235B" w:rsidRDefault="00BF474B" w:rsidP="0001235B">
            <w:pPr>
              <w:spacing w:after="0" w:line="240" w:lineRule="auto"/>
              <w:rPr>
                <w:rFonts w:ascii="Calibri" w:eastAsia="Times New Roman" w:hAnsi="Calibri" w:cs="Calibri"/>
                <w:color w:val="0563C1"/>
                <w:u w:val="single"/>
              </w:rPr>
            </w:pPr>
            <w:hyperlink r:id="rId40" w:history="1">
              <w:r w:rsidR="0001235B" w:rsidRPr="0001235B">
                <w:rPr>
                  <w:rFonts w:ascii="Calibri" w:eastAsia="Times New Roman" w:hAnsi="Calibri" w:cs="Calibri"/>
                  <w:color w:val="0563C1"/>
                  <w:u w:val="single"/>
                </w:rPr>
                <w:t>https://VM00001/odata/Sessions</w:t>
              </w:r>
            </w:hyperlink>
          </w:p>
        </w:tc>
        <w:tc>
          <w:tcPr>
            <w:tcW w:w="812" w:type="dxa"/>
            <w:tcBorders>
              <w:top w:val="nil"/>
              <w:left w:val="nil"/>
              <w:bottom w:val="single" w:sz="4" w:space="0" w:color="auto"/>
              <w:right w:val="single" w:sz="4" w:space="0" w:color="auto"/>
            </w:tcBorders>
            <w:shd w:val="clear" w:color="auto" w:fill="auto"/>
            <w:noWrap/>
            <w:vAlign w:val="bottom"/>
            <w:hideMark/>
          </w:tcPr>
          <w:p w14:paraId="78D15787"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4301D12C"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387195FA"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IP Address</w:t>
            </w:r>
          </w:p>
        </w:tc>
        <w:tc>
          <w:tcPr>
            <w:tcW w:w="2706" w:type="dxa"/>
            <w:tcBorders>
              <w:top w:val="nil"/>
              <w:left w:val="nil"/>
              <w:bottom w:val="single" w:sz="4" w:space="0" w:color="auto"/>
              <w:right w:val="single" w:sz="4" w:space="0" w:color="auto"/>
            </w:tcBorders>
            <w:shd w:val="clear" w:color="auto" w:fill="auto"/>
            <w:noWrap/>
            <w:vAlign w:val="bottom"/>
            <w:hideMark/>
          </w:tcPr>
          <w:p w14:paraId="78935C00" w14:textId="4AD8B5A9" w:rsidR="0001235B" w:rsidRPr="0001235B" w:rsidRDefault="00C430AB" w:rsidP="0001235B">
            <w:pPr>
              <w:spacing w:after="0" w:line="240" w:lineRule="auto"/>
              <w:rPr>
                <w:rFonts w:ascii="Calibri" w:eastAsia="Times New Roman" w:hAnsi="Calibri" w:cs="Calibri"/>
                <w:color w:val="000000"/>
              </w:rPr>
            </w:pPr>
            <w:r w:rsidRPr="00C430AB">
              <w:rPr>
                <w:rFonts w:ascii="Calibri" w:eastAsia="Times New Roman" w:hAnsi="Calibri" w:cs="Calibri"/>
                <w:color w:val="000000"/>
              </w:rPr>
              <w:t>Orchestrator IP Address which would be used during the monitoring and remediation</w:t>
            </w:r>
            <w:r>
              <w:rPr>
                <w:rFonts w:ascii="Calibri" w:eastAsia="Times New Roman" w:hAnsi="Calibri" w:cs="Calibri"/>
                <w:color w:val="000000"/>
              </w:rPr>
              <w:t xml:space="preserve"> </w:t>
            </w:r>
            <w:r w:rsidRPr="00C430AB">
              <w:rPr>
                <w:rFonts w:ascii="Calibri" w:eastAsia="Times New Roman" w:hAnsi="Calibri" w:cs="Calibri"/>
                <w:color w:val="000000"/>
              </w:rPr>
              <w:t>process</w:t>
            </w:r>
          </w:p>
        </w:tc>
        <w:tc>
          <w:tcPr>
            <w:tcW w:w="4432" w:type="dxa"/>
            <w:tcBorders>
              <w:top w:val="nil"/>
              <w:left w:val="nil"/>
              <w:bottom w:val="single" w:sz="4" w:space="0" w:color="auto"/>
              <w:right w:val="single" w:sz="4" w:space="0" w:color="auto"/>
            </w:tcBorders>
            <w:shd w:val="clear" w:color="auto" w:fill="auto"/>
            <w:noWrap/>
            <w:vAlign w:val="center"/>
            <w:hideMark/>
          </w:tcPr>
          <w:p w14:paraId="483D7771"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10.0.0.1</w:t>
            </w:r>
          </w:p>
        </w:tc>
        <w:tc>
          <w:tcPr>
            <w:tcW w:w="812" w:type="dxa"/>
            <w:tcBorders>
              <w:top w:val="nil"/>
              <w:left w:val="nil"/>
              <w:bottom w:val="single" w:sz="4" w:space="0" w:color="auto"/>
              <w:right w:val="single" w:sz="4" w:space="0" w:color="auto"/>
            </w:tcBorders>
            <w:shd w:val="clear" w:color="auto" w:fill="auto"/>
            <w:noWrap/>
            <w:vAlign w:val="bottom"/>
            <w:hideMark/>
          </w:tcPr>
          <w:p w14:paraId="791C053C"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1FA22C4B"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37C260EC" w14:textId="12B7016B" w:rsidR="0001235B" w:rsidRPr="0001235B" w:rsidRDefault="0083214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Job Status Service URI </w:t>
            </w:r>
          </w:p>
        </w:tc>
        <w:tc>
          <w:tcPr>
            <w:tcW w:w="2706" w:type="dxa"/>
            <w:tcBorders>
              <w:top w:val="nil"/>
              <w:left w:val="nil"/>
              <w:bottom w:val="single" w:sz="4" w:space="0" w:color="auto"/>
              <w:right w:val="single" w:sz="4" w:space="0" w:color="auto"/>
            </w:tcBorders>
            <w:shd w:val="clear" w:color="auto" w:fill="auto"/>
            <w:noWrap/>
            <w:vAlign w:val="bottom"/>
            <w:hideMark/>
          </w:tcPr>
          <w:p w14:paraId="370D12B4" w14:textId="78320B5F" w:rsidR="0001235B" w:rsidRPr="0001235B" w:rsidRDefault="008B3044" w:rsidP="0001235B">
            <w:pPr>
              <w:spacing w:after="0" w:line="240" w:lineRule="auto"/>
              <w:rPr>
                <w:rFonts w:ascii="Calibri" w:eastAsia="Times New Roman" w:hAnsi="Calibri" w:cs="Calibri"/>
                <w:color w:val="000000"/>
              </w:rPr>
            </w:pPr>
            <w:r>
              <w:rPr>
                <w:rFonts w:ascii="Calibri" w:eastAsia="Times New Roman" w:hAnsi="Calibri" w:cs="Calibri"/>
                <w:color w:val="000000"/>
              </w:rPr>
              <w:t xml:space="preserve">UiPath </w:t>
            </w:r>
            <w:r w:rsidR="0083214B" w:rsidRPr="0001235B">
              <w:rPr>
                <w:rFonts w:ascii="Calibri" w:eastAsia="Times New Roman" w:hAnsi="Calibri" w:cs="Calibri"/>
                <w:color w:val="000000"/>
              </w:rPr>
              <w:t>Service to check the Device Status</w:t>
            </w:r>
            <w:r>
              <w:rPr>
                <w:rFonts w:ascii="Calibri" w:eastAsia="Times New Roman" w:hAnsi="Calibri" w:cs="Calibri"/>
                <w:color w:val="000000"/>
              </w:rPr>
              <w:t xml:space="preserve"> </w:t>
            </w:r>
            <w:r w:rsidRPr="00C430AB">
              <w:rPr>
                <w:rFonts w:ascii="Calibri" w:eastAsia="Times New Roman" w:hAnsi="Calibri" w:cs="Calibri"/>
                <w:color w:val="000000"/>
              </w:rPr>
              <w:t>which would be used during the monitoring</w:t>
            </w:r>
            <w:r>
              <w:rPr>
                <w:rFonts w:ascii="Calibri" w:eastAsia="Times New Roman" w:hAnsi="Calibri" w:cs="Calibri"/>
                <w:color w:val="000000"/>
              </w:rPr>
              <w:t xml:space="preserve"> process</w:t>
            </w:r>
          </w:p>
        </w:tc>
        <w:tc>
          <w:tcPr>
            <w:tcW w:w="4432" w:type="dxa"/>
            <w:tcBorders>
              <w:top w:val="nil"/>
              <w:left w:val="nil"/>
              <w:bottom w:val="single" w:sz="4" w:space="0" w:color="auto"/>
              <w:right w:val="single" w:sz="4" w:space="0" w:color="auto"/>
            </w:tcBorders>
            <w:shd w:val="clear" w:color="auto" w:fill="auto"/>
            <w:noWrap/>
            <w:vAlign w:val="bottom"/>
            <w:hideMark/>
          </w:tcPr>
          <w:p w14:paraId="0B935C7C" w14:textId="267F6D73" w:rsidR="0001235B" w:rsidRPr="0001235B" w:rsidRDefault="00BF474B" w:rsidP="0001235B">
            <w:pPr>
              <w:spacing w:after="0" w:line="240" w:lineRule="auto"/>
              <w:rPr>
                <w:rFonts w:ascii="Calibri" w:eastAsia="Times New Roman" w:hAnsi="Calibri" w:cs="Calibri"/>
                <w:color w:val="0563C1"/>
                <w:u w:val="single"/>
              </w:rPr>
            </w:pPr>
            <w:hyperlink r:id="rId41" w:history="1">
              <w:r w:rsidR="0001235B" w:rsidRPr="0001235B">
                <w:rPr>
                  <w:rFonts w:ascii="Calibri" w:eastAsia="Times New Roman" w:hAnsi="Calibri" w:cs="Calibri"/>
                  <w:color w:val="0563C1"/>
                  <w:u w:val="single"/>
                </w:rPr>
                <w:t>https://VM00001/odata/Jobs</w:t>
              </w:r>
            </w:hyperlink>
          </w:p>
        </w:tc>
        <w:tc>
          <w:tcPr>
            <w:tcW w:w="812" w:type="dxa"/>
            <w:tcBorders>
              <w:top w:val="nil"/>
              <w:left w:val="nil"/>
              <w:bottom w:val="single" w:sz="4" w:space="0" w:color="auto"/>
              <w:right w:val="single" w:sz="4" w:space="0" w:color="auto"/>
            </w:tcBorders>
            <w:shd w:val="clear" w:color="auto" w:fill="auto"/>
            <w:noWrap/>
            <w:vAlign w:val="bottom"/>
            <w:hideMark/>
          </w:tcPr>
          <w:p w14:paraId="2F4FB366"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68AF4703"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2B8A03BA"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Password</w:t>
            </w:r>
          </w:p>
        </w:tc>
        <w:tc>
          <w:tcPr>
            <w:tcW w:w="2706" w:type="dxa"/>
            <w:tcBorders>
              <w:top w:val="nil"/>
              <w:left w:val="nil"/>
              <w:bottom w:val="single" w:sz="4" w:space="0" w:color="auto"/>
              <w:right w:val="single" w:sz="4" w:space="0" w:color="auto"/>
            </w:tcBorders>
            <w:shd w:val="clear" w:color="auto" w:fill="auto"/>
            <w:noWrap/>
            <w:vAlign w:val="bottom"/>
            <w:hideMark/>
          </w:tcPr>
          <w:p w14:paraId="68BDBF2C" w14:textId="219A32E6" w:rsidR="0001235B" w:rsidRPr="0001235B" w:rsidRDefault="008C51C3" w:rsidP="0001235B">
            <w:pPr>
              <w:spacing w:after="0" w:line="240" w:lineRule="auto"/>
              <w:rPr>
                <w:rFonts w:ascii="Calibri" w:eastAsia="Times New Roman" w:hAnsi="Calibri" w:cs="Calibri"/>
                <w:color w:val="000000"/>
              </w:rPr>
            </w:pPr>
            <w:r w:rsidRPr="008C51C3">
              <w:rPr>
                <w:rFonts w:ascii="Calibri" w:eastAsia="Times New Roman" w:hAnsi="Calibri" w:cs="Calibri"/>
                <w:color w:val="000000"/>
              </w:rPr>
              <w:t xml:space="preserve">Orchestrator API </w:t>
            </w:r>
            <w:r>
              <w:rPr>
                <w:rFonts w:ascii="Calibri" w:eastAsia="Times New Roman" w:hAnsi="Calibri" w:cs="Calibri"/>
                <w:color w:val="000000"/>
              </w:rPr>
              <w:t>Password</w:t>
            </w:r>
            <w:r w:rsidRPr="008C51C3">
              <w:rPr>
                <w:rFonts w:ascii="Calibri" w:eastAsia="Times New Roman" w:hAnsi="Calibri" w:cs="Calibri"/>
                <w:color w:val="000000"/>
              </w:rPr>
              <w:t xml:space="preserve"> which would be used for authentication</w:t>
            </w:r>
          </w:p>
        </w:tc>
        <w:tc>
          <w:tcPr>
            <w:tcW w:w="4432" w:type="dxa"/>
            <w:tcBorders>
              <w:top w:val="nil"/>
              <w:left w:val="nil"/>
              <w:bottom w:val="single" w:sz="4" w:space="0" w:color="auto"/>
              <w:right w:val="single" w:sz="4" w:space="0" w:color="auto"/>
            </w:tcBorders>
            <w:shd w:val="clear" w:color="auto" w:fill="auto"/>
            <w:noWrap/>
            <w:vAlign w:val="bottom"/>
            <w:hideMark/>
          </w:tcPr>
          <w:p w14:paraId="525BFB8F" w14:textId="7809882F" w:rsidR="0001235B" w:rsidRPr="0001235B" w:rsidRDefault="007E6676" w:rsidP="0001235B">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812" w:type="dxa"/>
            <w:tcBorders>
              <w:top w:val="nil"/>
              <w:left w:val="nil"/>
              <w:bottom w:val="single" w:sz="4" w:space="0" w:color="auto"/>
              <w:right w:val="single" w:sz="4" w:space="0" w:color="auto"/>
            </w:tcBorders>
            <w:shd w:val="clear" w:color="auto" w:fill="auto"/>
            <w:noWrap/>
            <w:vAlign w:val="bottom"/>
            <w:hideMark/>
          </w:tcPr>
          <w:p w14:paraId="2DCE9177" w14:textId="38FF1B68" w:rsidR="0001235B" w:rsidRPr="0001235B" w:rsidRDefault="007E6676" w:rsidP="0001235B">
            <w:pPr>
              <w:spacing w:after="0" w:line="240" w:lineRule="auto"/>
              <w:rPr>
                <w:rFonts w:ascii="Calibri" w:eastAsia="Times New Roman" w:hAnsi="Calibri" w:cs="Calibri"/>
                <w:color w:val="000000"/>
              </w:rPr>
            </w:pPr>
            <w:r>
              <w:rPr>
                <w:rFonts w:ascii="Calibri" w:eastAsia="Times New Roman" w:hAnsi="Calibri" w:cs="Calibri"/>
                <w:color w:val="000000"/>
              </w:rPr>
              <w:t>Yes</w:t>
            </w:r>
          </w:p>
        </w:tc>
      </w:tr>
      <w:tr w:rsidR="00445B50" w:rsidRPr="0001235B" w14:paraId="3D50D8E8"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2744348E" w14:textId="1F650805" w:rsidR="0001235B" w:rsidRPr="0001235B" w:rsidRDefault="00A74281"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Refresh</w:t>
            </w:r>
            <w:r w:rsidR="0001235B" w:rsidRPr="0001235B">
              <w:rPr>
                <w:rFonts w:ascii="Calibri" w:eastAsia="Times New Roman" w:hAnsi="Calibri" w:cs="Calibri"/>
                <w:color w:val="000000"/>
              </w:rPr>
              <w:t xml:space="preserve"> token </w:t>
            </w:r>
          </w:p>
        </w:tc>
        <w:tc>
          <w:tcPr>
            <w:tcW w:w="2706" w:type="dxa"/>
            <w:tcBorders>
              <w:top w:val="nil"/>
              <w:left w:val="nil"/>
              <w:bottom w:val="single" w:sz="4" w:space="0" w:color="auto"/>
              <w:right w:val="single" w:sz="4" w:space="0" w:color="auto"/>
            </w:tcBorders>
            <w:shd w:val="clear" w:color="auto" w:fill="auto"/>
            <w:noWrap/>
            <w:vAlign w:val="bottom"/>
            <w:hideMark/>
          </w:tcPr>
          <w:p w14:paraId="7EA0E5BA" w14:textId="2DB5F1BE"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Refresh Token</w:t>
            </w:r>
            <w:r w:rsidR="0083214B">
              <w:rPr>
                <w:rFonts w:ascii="Calibri" w:eastAsia="Times New Roman" w:hAnsi="Calibri" w:cs="Calibri"/>
                <w:color w:val="000000"/>
              </w:rPr>
              <w:t xml:space="preserve"> </w:t>
            </w:r>
            <w:r w:rsidR="0083214B" w:rsidRPr="0001235B">
              <w:rPr>
                <w:rFonts w:ascii="Calibri" w:eastAsia="Times New Roman" w:hAnsi="Calibri" w:cs="Calibri"/>
                <w:color w:val="000000"/>
              </w:rPr>
              <w:t>to generate API token</w:t>
            </w:r>
            <w:r w:rsidR="007B1898">
              <w:rPr>
                <w:rFonts w:ascii="Calibri" w:eastAsia="Times New Roman" w:hAnsi="Calibri" w:cs="Calibri"/>
                <w:color w:val="000000"/>
              </w:rPr>
              <w:t xml:space="preserve"> </w:t>
            </w:r>
            <w:r w:rsidR="007B1898" w:rsidRPr="00C430AB">
              <w:rPr>
                <w:rFonts w:ascii="Calibri" w:eastAsia="Times New Roman" w:hAnsi="Calibri" w:cs="Calibri"/>
                <w:color w:val="000000"/>
              </w:rPr>
              <w:t>which would be used for authentication</w:t>
            </w:r>
          </w:p>
        </w:tc>
        <w:tc>
          <w:tcPr>
            <w:tcW w:w="4432" w:type="dxa"/>
            <w:tcBorders>
              <w:top w:val="nil"/>
              <w:left w:val="nil"/>
              <w:bottom w:val="single" w:sz="4" w:space="0" w:color="auto"/>
              <w:right w:val="single" w:sz="4" w:space="0" w:color="auto"/>
            </w:tcBorders>
            <w:shd w:val="clear" w:color="auto" w:fill="auto"/>
            <w:noWrap/>
            <w:vAlign w:val="bottom"/>
            <w:hideMark/>
          </w:tcPr>
          <w:p w14:paraId="7D9A0EF9"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w:t>
            </w:r>
          </w:p>
        </w:tc>
        <w:tc>
          <w:tcPr>
            <w:tcW w:w="812" w:type="dxa"/>
            <w:tcBorders>
              <w:top w:val="nil"/>
              <w:left w:val="nil"/>
              <w:bottom w:val="single" w:sz="4" w:space="0" w:color="auto"/>
              <w:right w:val="single" w:sz="4" w:space="0" w:color="auto"/>
            </w:tcBorders>
            <w:shd w:val="clear" w:color="auto" w:fill="auto"/>
            <w:noWrap/>
            <w:vAlign w:val="bottom"/>
            <w:hideMark/>
          </w:tcPr>
          <w:p w14:paraId="1A3D50C8"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05C3748F"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619E045C"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lastRenderedPageBreak/>
              <w:t>Service Password</w:t>
            </w:r>
          </w:p>
        </w:tc>
        <w:tc>
          <w:tcPr>
            <w:tcW w:w="2706" w:type="dxa"/>
            <w:tcBorders>
              <w:top w:val="nil"/>
              <w:left w:val="nil"/>
              <w:bottom w:val="single" w:sz="4" w:space="0" w:color="auto"/>
              <w:right w:val="single" w:sz="4" w:space="0" w:color="auto"/>
            </w:tcBorders>
            <w:shd w:val="clear" w:color="auto" w:fill="auto"/>
            <w:noWrap/>
            <w:vAlign w:val="bottom"/>
            <w:hideMark/>
          </w:tcPr>
          <w:p w14:paraId="061A3396" w14:textId="5224B113" w:rsidR="0001235B" w:rsidRPr="0001235B" w:rsidRDefault="007B1898" w:rsidP="0001235B">
            <w:pPr>
              <w:spacing w:after="0" w:line="240" w:lineRule="auto"/>
              <w:rPr>
                <w:rFonts w:ascii="Calibri" w:eastAsia="Times New Roman" w:hAnsi="Calibri" w:cs="Calibri"/>
                <w:color w:val="000000"/>
              </w:rPr>
            </w:pPr>
            <w:r w:rsidRPr="007B1898">
              <w:rPr>
                <w:rFonts w:ascii="Calibri" w:eastAsia="Times New Roman" w:hAnsi="Calibri" w:cs="Calibri"/>
                <w:color w:val="000000"/>
              </w:rPr>
              <w:t>Windows Service Account Password which would be used to execute the monitoring and remediation actions</w:t>
            </w:r>
          </w:p>
        </w:tc>
        <w:tc>
          <w:tcPr>
            <w:tcW w:w="4432" w:type="dxa"/>
            <w:tcBorders>
              <w:top w:val="nil"/>
              <w:left w:val="nil"/>
              <w:bottom w:val="single" w:sz="4" w:space="0" w:color="auto"/>
              <w:right w:val="single" w:sz="4" w:space="0" w:color="auto"/>
            </w:tcBorders>
            <w:shd w:val="clear" w:color="auto" w:fill="auto"/>
            <w:noWrap/>
            <w:vAlign w:val="bottom"/>
            <w:hideMark/>
          </w:tcPr>
          <w:p w14:paraId="3639C621" w14:textId="34B27198" w:rsidR="0001235B" w:rsidRPr="0001235B" w:rsidRDefault="007E6676" w:rsidP="0001235B">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812" w:type="dxa"/>
            <w:tcBorders>
              <w:top w:val="nil"/>
              <w:left w:val="nil"/>
              <w:bottom w:val="single" w:sz="4" w:space="0" w:color="auto"/>
              <w:right w:val="single" w:sz="4" w:space="0" w:color="auto"/>
            </w:tcBorders>
            <w:shd w:val="clear" w:color="auto" w:fill="auto"/>
            <w:noWrap/>
            <w:vAlign w:val="bottom"/>
            <w:hideMark/>
          </w:tcPr>
          <w:p w14:paraId="6172A226" w14:textId="4BE525FC" w:rsidR="0001235B" w:rsidRPr="0001235B" w:rsidRDefault="007E6676" w:rsidP="0001235B">
            <w:pPr>
              <w:spacing w:after="0" w:line="240" w:lineRule="auto"/>
              <w:rPr>
                <w:rFonts w:ascii="Calibri" w:eastAsia="Times New Roman" w:hAnsi="Calibri" w:cs="Calibri"/>
                <w:color w:val="000000"/>
              </w:rPr>
            </w:pPr>
            <w:r>
              <w:rPr>
                <w:rFonts w:ascii="Calibri" w:eastAsia="Times New Roman" w:hAnsi="Calibri" w:cs="Calibri"/>
                <w:color w:val="000000"/>
              </w:rPr>
              <w:t>Yes</w:t>
            </w:r>
          </w:p>
        </w:tc>
      </w:tr>
      <w:tr w:rsidR="00445B50" w:rsidRPr="0001235B" w14:paraId="748A3D23"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365B42E1"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Service </w:t>
            </w:r>
            <w:proofErr w:type="gramStart"/>
            <w:r w:rsidRPr="0001235B">
              <w:rPr>
                <w:rFonts w:ascii="Calibri" w:eastAsia="Times New Roman" w:hAnsi="Calibri" w:cs="Calibri"/>
                <w:color w:val="000000"/>
              </w:rPr>
              <w:t>User Name</w:t>
            </w:r>
            <w:proofErr w:type="gramEnd"/>
          </w:p>
        </w:tc>
        <w:tc>
          <w:tcPr>
            <w:tcW w:w="2706" w:type="dxa"/>
            <w:tcBorders>
              <w:top w:val="nil"/>
              <w:left w:val="nil"/>
              <w:bottom w:val="single" w:sz="4" w:space="0" w:color="auto"/>
              <w:right w:val="single" w:sz="4" w:space="0" w:color="auto"/>
            </w:tcBorders>
            <w:shd w:val="clear" w:color="auto" w:fill="auto"/>
            <w:noWrap/>
            <w:vAlign w:val="bottom"/>
            <w:hideMark/>
          </w:tcPr>
          <w:p w14:paraId="66217CAA" w14:textId="0C6CABF0" w:rsidR="0001235B" w:rsidRPr="0001235B" w:rsidRDefault="00F51CC3" w:rsidP="0001235B">
            <w:pPr>
              <w:spacing w:after="0" w:line="240" w:lineRule="auto"/>
              <w:rPr>
                <w:rFonts w:ascii="Calibri" w:eastAsia="Times New Roman" w:hAnsi="Calibri" w:cs="Calibri"/>
                <w:color w:val="000000"/>
              </w:rPr>
            </w:pPr>
            <w:r w:rsidRPr="00F51CC3">
              <w:rPr>
                <w:rFonts w:ascii="Calibri" w:eastAsia="Times New Roman" w:hAnsi="Calibri" w:cs="Calibri"/>
                <w:color w:val="000000"/>
              </w:rPr>
              <w:t xml:space="preserve">Windows Service Account </w:t>
            </w:r>
            <w:proofErr w:type="gramStart"/>
            <w:r>
              <w:rPr>
                <w:rFonts w:ascii="Calibri" w:eastAsia="Times New Roman" w:hAnsi="Calibri" w:cs="Calibri"/>
                <w:color w:val="000000"/>
              </w:rPr>
              <w:t xml:space="preserve">User </w:t>
            </w:r>
            <w:r w:rsidRPr="00F51CC3">
              <w:rPr>
                <w:rFonts w:ascii="Calibri" w:eastAsia="Times New Roman" w:hAnsi="Calibri" w:cs="Calibri"/>
                <w:color w:val="000000"/>
              </w:rPr>
              <w:t>Name</w:t>
            </w:r>
            <w:proofErr w:type="gramEnd"/>
            <w:r w:rsidRPr="00F51CC3">
              <w:rPr>
                <w:rFonts w:ascii="Calibri" w:eastAsia="Times New Roman" w:hAnsi="Calibri" w:cs="Calibri"/>
                <w:color w:val="000000"/>
              </w:rPr>
              <w:t xml:space="preserve"> which would be used to execute the monitoring and remediation actions</w:t>
            </w:r>
          </w:p>
        </w:tc>
        <w:tc>
          <w:tcPr>
            <w:tcW w:w="4432" w:type="dxa"/>
            <w:tcBorders>
              <w:top w:val="nil"/>
              <w:left w:val="nil"/>
              <w:bottom w:val="single" w:sz="4" w:space="0" w:color="auto"/>
              <w:right w:val="single" w:sz="4" w:space="0" w:color="auto"/>
            </w:tcBorders>
            <w:shd w:val="clear" w:color="auto" w:fill="auto"/>
            <w:noWrap/>
            <w:vAlign w:val="bottom"/>
            <w:hideMark/>
          </w:tcPr>
          <w:p w14:paraId="2DB8782D"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DomainName\</w:t>
            </w:r>
            <w:proofErr w:type="spellStart"/>
            <w:r w:rsidRPr="0001235B">
              <w:rPr>
                <w:rFonts w:ascii="Calibri" w:eastAsia="Times New Roman" w:hAnsi="Calibri" w:cs="Calibri"/>
                <w:color w:val="000000"/>
              </w:rPr>
              <w:t>ServiceUser</w:t>
            </w:r>
            <w:proofErr w:type="spellEnd"/>
          </w:p>
        </w:tc>
        <w:tc>
          <w:tcPr>
            <w:tcW w:w="812" w:type="dxa"/>
            <w:tcBorders>
              <w:top w:val="nil"/>
              <w:left w:val="nil"/>
              <w:bottom w:val="single" w:sz="4" w:space="0" w:color="auto"/>
              <w:right w:val="single" w:sz="4" w:space="0" w:color="auto"/>
            </w:tcBorders>
            <w:shd w:val="clear" w:color="auto" w:fill="auto"/>
            <w:noWrap/>
            <w:vAlign w:val="bottom"/>
            <w:hideMark/>
          </w:tcPr>
          <w:p w14:paraId="18E717D6"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676C34A0"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76586418" w14:textId="1C044EE0" w:rsidR="0001235B" w:rsidRPr="0001235B" w:rsidRDefault="0083214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Start Job Service URI </w:t>
            </w:r>
          </w:p>
        </w:tc>
        <w:tc>
          <w:tcPr>
            <w:tcW w:w="2706" w:type="dxa"/>
            <w:tcBorders>
              <w:top w:val="nil"/>
              <w:left w:val="nil"/>
              <w:bottom w:val="single" w:sz="4" w:space="0" w:color="auto"/>
              <w:right w:val="single" w:sz="4" w:space="0" w:color="auto"/>
            </w:tcBorders>
            <w:shd w:val="clear" w:color="auto" w:fill="auto"/>
            <w:noWrap/>
            <w:vAlign w:val="bottom"/>
            <w:hideMark/>
          </w:tcPr>
          <w:p w14:paraId="3804DAA4" w14:textId="420743D3" w:rsidR="0001235B" w:rsidRPr="0001235B" w:rsidRDefault="00CF2681" w:rsidP="0001235B">
            <w:pPr>
              <w:spacing w:after="0" w:line="240" w:lineRule="auto"/>
              <w:rPr>
                <w:rFonts w:ascii="Calibri" w:eastAsia="Times New Roman" w:hAnsi="Calibri" w:cs="Calibri"/>
                <w:color w:val="000000"/>
              </w:rPr>
            </w:pPr>
            <w:r>
              <w:rPr>
                <w:rFonts w:ascii="Calibri" w:eastAsia="Times New Roman" w:hAnsi="Calibri" w:cs="Calibri"/>
                <w:color w:val="000000"/>
              </w:rPr>
              <w:t xml:space="preserve">UiPath </w:t>
            </w:r>
            <w:r w:rsidR="0083214B" w:rsidRPr="0001235B">
              <w:rPr>
                <w:rFonts w:ascii="Calibri" w:eastAsia="Times New Roman" w:hAnsi="Calibri" w:cs="Calibri"/>
                <w:color w:val="000000"/>
              </w:rPr>
              <w:t>Service to Start the Job</w:t>
            </w:r>
            <w:r>
              <w:rPr>
                <w:rFonts w:ascii="Calibri" w:eastAsia="Times New Roman" w:hAnsi="Calibri" w:cs="Calibri"/>
                <w:color w:val="000000"/>
              </w:rPr>
              <w:t xml:space="preserve"> </w:t>
            </w:r>
            <w:r w:rsidRPr="00CF2681">
              <w:rPr>
                <w:rFonts w:ascii="Calibri" w:eastAsia="Times New Roman" w:hAnsi="Calibri" w:cs="Calibri"/>
                <w:color w:val="000000"/>
              </w:rPr>
              <w:t>which would be used during the remediation process</w:t>
            </w:r>
          </w:p>
        </w:tc>
        <w:tc>
          <w:tcPr>
            <w:tcW w:w="4432" w:type="dxa"/>
            <w:tcBorders>
              <w:top w:val="nil"/>
              <w:left w:val="nil"/>
              <w:bottom w:val="single" w:sz="4" w:space="0" w:color="auto"/>
              <w:right w:val="single" w:sz="4" w:space="0" w:color="auto"/>
            </w:tcBorders>
            <w:shd w:val="clear" w:color="auto" w:fill="auto"/>
            <w:noWrap/>
            <w:vAlign w:val="bottom"/>
            <w:hideMark/>
          </w:tcPr>
          <w:p w14:paraId="2D448B0A" w14:textId="01968F3A" w:rsidR="0001235B" w:rsidRPr="0001235B" w:rsidRDefault="00BF474B" w:rsidP="0001235B">
            <w:pPr>
              <w:spacing w:after="0" w:line="240" w:lineRule="auto"/>
              <w:rPr>
                <w:rFonts w:ascii="Calibri" w:eastAsia="Times New Roman" w:hAnsi="Calibri" w:cs="Calibri"/>
                <w:color w:val="0563C1"/>
                <w:u w:val="single"/>
              </w:rPr>
            </w:pPr>
            <w:hyperlink r:id="rId42" w:history="1">
              <w:r w:rsidR="0001235B" w:rsidRPr="0001235B">
                <w:rPr>
                  <w:rFonts w:ascii="Calibri" w:eastAsia="Times New Roman" w:hAnsi="Calibri" w:cs="Calibri"/>
                  <w:color w:val="0563C1"/>
                  <w:u w:val="single"/>
                </w:rPr>
                <w:t>https://VM00001/odata/Jobs/UiPath.Server.Configuration.OData.StartJobs</w:t>
              </w:r>
            </w:hyperlink>
          </w:p>
        </w:tc>
        <w:tc>
          <w:tcPr>
            <w:tcW w:w="812" w:type="dxa"/>
            <w:tcBorders>
              <w:top w:val="nil"/>
              <w:left w:val="nil"/>
              <w:bottom w:val="single" w:sz="4" w:space="0" w:color="auto"/>
              <w:right w:val="single" w:sz="4" w:space="0" w:color="auto"/>
            </w:tcBorders>
            <w:shd w:val="clear" w:color="auto" w:fill="auto"/>
            <w:noWrap/>
            <w:vAlign w:val="bottom"/>
            <w:hideMark/>
          </w:tcPr>
          <w:p w14:paraId="3996C0B8"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559B8B19"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3D2BB98A" w14:textId="0351C1FD" w:rsidR="0001235B" w:rsidRPr="0001235B" w:rsidRDefault="00532626"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 xml:space="preserve">UiPath Tenant Name </w:t>
            </w:r>
          </w:p>
        </w:tc>
        <w:tc>
          <w:tcPr>
            <w:tcW w:w="2706" w:type="dxa"/>
            <w:tcBorders>
              <w:top w:val="nil"/>
              <w:left w:val="nil"/>
              <w:bottom w:val="single" w:sz="4" w:space="0" w:color="auto"/>
              <w:right w:val="single" w:sz="4" w:space="0" w:color="auto"/>
            </w:tcBorders>
            <w:shd w:val="clear" w:color="auto" w:fill="auto"/>
            <w:noWrap/>
            <w:vAlign w:val="bottom"/>
            <w:hideMark/>
          </w:tcPr>
          <w:p w14:paraId="5179ADB0" w14:textId="4D0214A8" w:rsidR="0001235B" w:rsidRPr="0001235B" w:rsidRDefault="00532626"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UiPath Tenant Name to call UiPath Services</w:t>
            </w:r>
            <w:r w:rsidR="00CF2681">
              <w:rPr>
                <w:rFonts w:ascii="Calibri" w:eastAsia="Times New Roman" w:hAnsi="Calibri" w:cs="Calibri"/>
                <w:color w:val="000000"/>
              </w:rPr>
              <w:t xml:space="preserve"> </w:t>
            </w:r>
            <w:r w:rsidR="00CF2681" w:rsidRPr="00CF2681">
              <w:rPr>
                <w:rFonts w:ascii="Calibri" w:eastAsia="Times New Roman" w:hAnsi="Calibri" w:cs="Calibri"/>
                <w:color w:val="000000"/>
              </w:rPr>
              <w:t>which would be used during the monitoring and remediation process</w:t>
            </w:r>
          </w:p>
        </w:tc>
        <w:tc>
          <w:tcPr>
            <w:tcW w:w="4432" w:type="dxa"/>
            <w:tcBorders>
              <w:top w:val="nil"/>
              <w:left w:val="nil"/>
              <w:bottom w:val="single" w:sz="4" w:space="0" w:color="auto"/>
              <w:right w:val="single" w:sz="4" w:space="0" w:color="auto"/>
            </w:tcBorders>
            <w:shd w:val="clear" w:color="auto" w:fill="auto"/>
            <w:noWrap/>
            <w:vAlign w:val="bottom"/>
            <w:hideMark/>
          </w:tcPr>
          <w:p w14:paraId="44090883"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Default</w:t>
            </w:r>
          </w:p>
        </w:tc>
        <w:tc>
          <w:tcPr>
            <w:tcW w:w="812" w:type="dxa"/>
            <w:tcBorders>
              <w:top w:val="nil"/>
              <w:left w:val="nil"/>
              <w:bottom w:val="single" w:sz="4" w:space="0" w:color="auto"/>
              <w:right w:val="single" w:sz="4" w:space="0" w:color="auto"/>
            </w:tcBorders>
            <w:shd w:val="clear" w:color="auto" w:fill="auto"/>
            <w:noWrap/>
            <w:vAlign w:val="bottom"/>
            <w:hideMark/>
          </w:tcPr>
          <w:p w14:paraId="29985FAF" w14:textId="77777777" w:rsidR="0001235B" w:rsidRPr="0001235B" w:rsidRDefault="0001235B" w:rsidP="0001235B">
            <w:pPr>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r w:rsidR="00445B50" w:rsidRPr="0001235B" w14:paraId="52969644" w14:textId="77777777" w:rsidTr="00445B50">
        <w:trPr>
          <w:trHeight w:val="28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4B3425B5" w14:textId="77777777" w:rsidR="0001235B" w:rsidRPr="0001235B" w:rsidRDefault="0001235B" w:rsidP="0001235B">
            <w:pPr>
              <w:spacing w:after="0" w:line="240" w:lineRule="auto"/>
              <w:rPr>
                <w:rFonts w:ascii="Calibri" w:eastAsia="Times New Roman" w:hAnsi="Calibri" w:cs="Calibri"/>
                <w:color w:val="000000"/>
              </w:rPr>
            </w:pPr>
            <w:proofErr w:type="gramStart"/>
            <w:r w:rsidRPr="0001235B">
              <w:rPr>
                <w:rFonts w:ascii="Calibri" w:eastAsia="Times New Roman" w:hAnsi="Calibri" w:cs="Calibri"/>
                <w:color w:val="000000"/>
              </w:rPr>
              <w:t>User Name</w:t>
            </w:r>
            <w:proofErr w:type="gramEnd"/>
          </w:p>
        </w:tc>
        <w:tc>
          <w:tcPr>
            <w:tcW w:w="2706" w:type="dxa"/>
            <w:tcBorders>
              <w:top w:val="nil"/>
              <w:left w:val="nil"/>
              <w:bottom w:val="single" w:sz="4" w:space="0" w:color="auto"/>
              <w:right w:val="single" w:sz="4" w:space="0" w:color="auto"/>
            </w:tcBorders>
            <w:shd w:val="clear" w:color="auto" w:fill="auto"/>
            <w:noWrap/>
            <w:vAlign w:val="bottom"/>
            <w:hideMark/>
          </w:tcPr>
          <w:p w14:paraId="2A97729D" w14:textId="5FB8E294" w:rsidR="0001235B" w:rsidRPr="0001235B" w:rsidRDefault="007B7189" w:rsidP="0001235B">
            <w:pPr>
              <w:spacing w:after="0" w:line="240" w:lineRule="auto"/>
              <w:rPr>
                <w:rFonts w:ascii="Calibri" w:eastAsia="Times New Roman" w:hAnsi="Calibri" w:cs="Calibri"/>
                <w:color w:val="000000"/>
              </w:rPr>
            </w:pPr>
            <w:r w:rsidRPr="007B7189">
              <w:rPr>
                <w:rFonts w:ascii="Calibri" w:eastAsia="Times New Roman" w:hAnsi="Calibri" w:cs="Calibri"/>
                <w:color w:val="000000"/>
              </w:rPr>
              <w:t xml:space="preserve">Orchestrator API </w:t>
            </w:r>
            <w:proofErr w:type="gramStart"/>
            <w:r w:rsidRPr="007B7189">
              <w:rPr>
                <w:rFonts w:ascii="Calibri" w:eastAsia="Times New Roman" w:hAnsi="Calibri" w:cs="Calibri"/>
                <w:color w:val="000000"/>
              </w:rPr>
              <w:t>User Name</w:t>
            </w:r>
            <w:proofErr w:type="gramEnd"/>
            <w:r w:rsidRPr="007B7189">
              <w:rPr>
                <w:rFonts w:ascii="Calibri" w:eastAsia="Times New Roman" w:hAnsi="Calibri" w:cs="Calibri"/>
                <w:color w:val="000000"/>
              </w:rPr>
              <w:t xml:space="preserve"> which would be used for authentication</w:t>
            </w:r>
          </w:p>
        </w:tc>
        <w:tc>
          <w:tcPr>
            <w:tcW w:w="4432" w:type="dxa"/>
            <w:tcBorders>
              <w:top w:val="nil"/>
              <w:left w:val="nil"/>
              <w:bottom w:val="single" w:sz="4" w:space="0" w:color="auto"/>
              <w:right w:val="single" w:sz="4" w:space="0" w:color="auto"/>
            </w:tcBorders>
            <w:shd w:val="clear" w:color="auto" w:fill="auto"/>
            <w:noWrap/>
            <w:vAlign w:val="bottom"/>
            <w:hideMark/>
          </w:tcPr>
          <w:p w14:paraId="0F14AD0E" w14:textId="0C087872" w:rsidR="0001235B" w:rsidRPr="0001235B" w:rsidRDefault="001A527E" w:rsidP="0001235B">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ApiUser</w:t>
            </w:r>
            <w:proofErr w:type="spellEnd"/>
          </w:p>
        </w:tc>
        <w:tc>
          <w:tcPr>
            <w:tcW w:w="812" w:type="dxa"/>
            <w:tcBorders>
              <w:top w:val="nil"/>
              <w:left w:val="nil"/>
              <w:bottom w:val="single" w:sz="4" w:space="0" w:color="auto"/>
              <w:right w:val="single" w:sz="4" w:space="0" w:color="auto"/>
            </w:tcBorders>
            <w:shd w:val="clear" w:color="auto" w:fill="auto"/>
            <w:noWrap/>
            <w:vAlign w:val="bottom"/>
            <w:hideMark/>
          </w:tcPr>
          <w:p w14:paraId="273FB885" w14:textId="77777777" w:rsidR="0001235B" w:rsidRPr="0001235B" w:rsidRDefault="0001235B" w:rsidP="006406A2">
            <w:pPr>
              <w:keepNext/>
              <w:spacing w:after="0" w:line="240" w:lineRule="auto"/>
              <w:rPr>
                <w:rFonts w:ascii="Calibri" w:eastAsia="Times New Roman" w:hAnsi="Calibri" w:cs="Calibri"/>
                <w:color w:val="000000"/>
              </w:rPr>
            </w:pPr>
            <w:r w:rsidRPr="0001235B">
              <w:rPr>
                <w:rFonts w:ascii="Calibri" w:eastAsia="Times New Roman" w:hAnsi="Calibri" w:cs="Calibri"/>
                <w:color w:val="000000"/>
              </w:rPr>
              <w:t>No</w:t>
            </w:r>
          </w:p>
        </w:tc>
      </w:tr>
    </w:tbl>
    <w:p w14:paraId="16063A86" w14:textId="27D32C3B" w:rsidR="00380375" w:rsidRPr="00021887" w:rsidRDefault="006406A2" w:rsidP="006406A2">
      <w:pPr>
        <w:pStyle w:val="Caption"/>
        <w:jc w:val="center"/>
        <w:rPr>
          <w:lang w:val="en" w:eastAsia="de-DE"/>
        </w:rPr>
      </w:pPr>
      <w:r>
        <w:t xml:space="preserve">Table </w:t>
      </w:r>
      <w:fldSimple w:instr=" SEQ Table \* ARABIC ">
        <w:r w:rsidR="007D71FF">
          <w:rPr>
            <w:noProof/>
          </w:rPr>
          <w:t>35</w:t>
        </w:r>
      </w:fldSimple>
    </w:p>
    <w:p w14:paraId="0BFEEFC0" w14:textId="64A48E41" w:rsidR="004236AF" w:rsidRDefault="007E6676" w:rsidP="004236AF">
      <w:pPr>
        <w:rPr>
          <w:rFonts w:ascii="Calibri" w:eastAsia="Times New Roman" w:hAnsi="Calibri" w:cs="Calibri"/>
          <w:color w:val="000000"/>
        </w:rPr>
      </w:pPr>
      <w:r>
        <w:rPr>
          <w:lang w:val="en" w:eastAsia="de-DE"/>
        </w:rPr>
        <w:t xml:space="preserve">Note: </w:t>
      </w:r>
      <w:r w:rsidRPr="0001235B">
        <w:rPr>
          <w:rFonts w:ascii="Calibri" w:eastAsia="Times New Roman" w:hAnsi="Calibri" w:cs="Calibri"/>
          <w:color w:val="000000"/>
        </w:rPr>
        <w:t>Client Id</w:t>
      </w:r>
      <w:r>
        <w:rPr>
          <w:rFonts w:ascii="Calibri" w:eastAsia="Times New Roman" w:hAnsi="Calibri" w:cs="Calibri"/>
          <w:color w:val="000000"/>
        </w:rPr>
        <w:t xml:space="preserve">, </w:t>
      </w:r>
      <w:r w:rsidRPr="0001235B">
        <w:rPr>
          <w:rFonts w:ascii="Calibri" w:eastAsia="Times New Roman" w:hAnsi="Calibri" w:cs="Calibri"/>
          <w:color w:val="000000"/>
        </w:rPr>
        <w:t>Refresh token</w:t>
      </w:r>
      <w:r>
        <w:rPr>
          <w:rFonts w:ascii="Calibri" w:eastAsia="Times New Roman" w:hAnsi="Calibri" w:cs="Calibri"/>
          <w:color w:val="000000"/>
        </w:rPr>
        <w:t xml:space="preserve"> are used in UiPath – Community Cloud.</w:t>
      </w:r>
    </w:p>
    <w:p w14:paraId="46134FC5" w14:textId="7298C9AF" w:rsidR="00E55327" w:rsidRDefault="00865BCB" w:rsidP="00E55327">
      <w:pPr>
        <w:pStyle w:val="ListParagraph"/>
        <w:numPr>
          <w:ilvl w:val="0"/>
          <w:numId w:val="33"/>
        </w:numPr>
        <w:rPr>
          <w:lang w:val="en" w:eastAsia="de-DE"/>
        </w:rPr>
      </w:pPr>
      <w:r>
        <w:rPr>
          <w:lang w:val="en" w:eastAsia="de-DE"/>
        </w:rPr>
        <w:t xml:space="preserve">Sample </w:t>
      </w:r>
      <w:r w:rsidR="00E55327" w:rsidRPr="00E55327">
        <w:rPr>
          <w:lang w:val="en" w:eastAsia="de-DE"/>
        </w:rPr>
        <w:t>Robot</w:t>
      </w:r>
      <w:r w:rsidR="00E55327">
        <w:rPr>
          <w:lang w:val="en" w:eastAsia="de-DE"/>
        </w:rPr>
        <w:t>,</w:t>
      </w:r>
      <w:r w:rsidR="00541F70">
        <w:rPr>
          <w:lang w:val="en" w:eastAsia="de-DE"/>
        </w:rPr>
        <w:t xml:space="preserve"> </w:t>
      </w:r>
      <w:r w:rsidR="00E55327" w:rsidRPr="00E55327">
        <w:rPr>
          <w:lang w:val="en" w:eastAsia="de-DE"/>
        </w:rPr>
        <w:t>Robot-Attended</w:t>
      </w:r>
      <w:r w:rsidR="00E55327">
        <w:rPr>
          <w:lang w:val="en" w:eastAsia="de-DE"/>
        </w:rPr>
        <w:t xml:space="preserve"> attribute details are given below in the Table </w:t>
      </w:r>
      <w:r>
        <w:rPr>
          <w:lang w:val="en" w:eastAsia="de-DE"/>
        </w:rPr>
        <w:t>36</w:t>
      </w:r>
    </w:p>
    <w:tbl>
      <w:tblPr>
        <w:tblW w:w="8825" w:type="dxa"/>
        <w:tblInd w:w="85" w:type="dxa"/>
        <w:tblLook w:val="04A0" w:firstRow="1" w:lastRow="0" w:firstColumn="1" w:lastColumn="0" w:noHBand="0" w:noVBand="1"/>
      </w:tblPr>
      <w:tblGrid>
        <w:gridCol w:w="3414"/>
        <w:gridCol w:w="2459"/>
        <w:gridCol w:w="1770"/>
        <w:gridCol w:w="1182"/>
      </w:tblGrid>
      <w:tr w:rsidR="00E55327" w:rsidRPr="00E55327" w14:paraId="6A2F0E2B" w14:textId="77777777" w:rsidTr="00C941CD">
        <w:trPr>
          <w:trHeight w:val="307"/>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A13A5" w14:textId="77777777" w:rsidR="00E55327" w:rsidRPr="00E55327" w:rsidRDefault="00E55327" w:rsidP="00E55327">
            <w:pPr>
              <w:spacing w:after="0" w:line="240" w:lineRule="auto"/>
              <w:jc w:val="center"/>
              <w:rPr>
                <w:rFonts w:ascii="Calibri" w:eastAsia="Times New Roman" w:hAnsi="Calibri" w:cs="Calibri"/>
                <w:b/>
                <w:bCs/>
                <w:color w:val="000000"/>
              </w:rPr>
            </w:pPr>
            <w:r w:rsidRPr="00E55327">
              <w:rPr>
                <w:rFonts w:ascii="Calibri" w:eastAsia="Times New Roman" w:hAnsi="Calibri" w:cs="Calibri"/>
                <w:b/>
                <w:bCs/>
                <w:color w:val="000000"/>
              </w:rPr>
              <w:t>Parameter Name</w:t>
            </w:r>
          </w:p>
        </w:tc>
        <w:tc>
          <w:tcPr>
            <w:tcW w:w="2459" w:type="dxa"/>
            <w:tcBorders>
              <w:top w:val="single" w:sz="4" w:space="0" w:color="auto"/>
              <w:left w:val="nil"/>
              <w:bottom w:val="single" w:sz="4" w:space="0" w:color="auto"/>
              <w:right w:val="single" w:sz="4" w:space="0" w:color="auto"/>
            </w:tcBorders>
            <w:shd w:val="clear" w:color="auto" w:fill="auto"/>
            <w:noWrap/>
            <w:vAlign w:val="bottom"/>
            <w:hideMark/>
          </w:tcPr>
          <w:p w14:paraId="26009D06" w14:textId="77777777" w:rsidR="00E55327" w:rsidRPr="00E55327" w:rsidRDefault="00E55327" w:rsidP="00E55327">
            <w:pPr>
              <w:spacing w:after="0" w:line="240" w:lineRule="auto"/>
              <w:jc w:val="center"/>
              <w:rPr>
                <w:rFonts w:ascii="Calibri" w:eastAsia="Times New Roman" w:hAnsi="Calibri" w:cs="Calibri"/>
                <w:b/>
                <w:bCs/>
                <w:color w:val="000000"/>
              </w:rPr>
            </w:pPr>
            <w:r w:rsidRPr="00E55327">
              <w:rPr>
                <w:rFonts w:ascii="Calibri" w:eastAsia="Times New Roman" w:hAnsi="Calibri" w:cs="Calibri"/>
                <w:b/>
                <w:bCs/>
                <w:color w:val="000000"/>
              </w:rPr>
              <w:t>Description</w:t>
            </w:r>
          </w:p>
        </w:tc>
        <w:tc>
          <w:tcPr>
            <w:tcW w:w="1770" w:type="dxa"/>
            <w:tcBorders>
              <w:top w:val="single" w:sz="4" w:space="0" w:color="auto"/>
              <w:left w:val="nil"/>
              <w:bottom w:val="single" w:sz="4" w:space="0" w:color="auto"/>
              <w:right w:val="single" w:sz="4" w:space="0" w:color="auto"/>
            </w:tcBorders>
            <w:shd w:val="clear" w:color="auto" w:fill="auto"/>
            <w:noWrap/>
            <w:vAlign w:val="bottom"/>
            <w:hideMark/>
          </w:tcPr>
          <w:p w14:paraId="0094C13B" w14:textId="77777777" w:rsidR="00E55327" w:rsidRPr="00E55327" w:rsidRDefault="00E55327" w:rsidP="00E55327">
            <w:pPr>
              <w:spacing w:after="0" w:line="240" w:lineRule="auto"/>
              <w:jc w:val="center"/>
              <w:rPr>
                <w:rFonts w:ascii="Calibri" w:eastAsia="Times New Roman" w:hAnsi="Calibri" w:cs="Calibri"/>
                <w:b/>
                <w:bCs/>
                <w:color w:val="000000"/>
              </w:rPr>
            </w:pPr>
            <w:r w:rsidRPr="00E55327">
              <w:rPr>
                <w:rFonts w:ascii="Calibri" w:eastAsia="Times New Roman" w:hAnsi="Calibri" w:cs="Calibri"/>
                <w:b/>
                <w:bCs/>
                <w:color w:val="000000"/>
              </w:rPr>
              <w:t>Value</w:t>
            </w:r>
          </w:p>
        </w:tc>
        <w:tc>
          <w:tcPr>
            <w:tcW w:w="1182" w:type="dxa"/>
            <w:tcBorders>
              <w:top w:val="single" w:sz="4" w:space="0" w:color="auto"/>
              <w:left w:val="nil"/>
              <w:bottom w:val="single" w:sz="4" w:space="0" w:color="auto"/>
              <w:right w:val="single" w:sz="4" w:space="0" w:color="auto"/>
            </w:tcBorders>
            <w:shd w:val="clear" w:color="auto" w:fill="auto"/>
            <w:noWrap/>
            <w:vAlign w:val="bottom"/>
            <w:hideMark/>
          </w:tcPr>
          <w:p w14:paraId="65C5A3F0" w14:textId="77777777" w:rsidR="00E55327" w:rsidRPr="00E55327" w:rsidRDefault="00E55327" w:rsidP="00E55327">
            <w:pPr>
              <w:spacing w:after="0" w:line="240" w:lineRule="auto"/>
              <w:jc w:val="center"/>
              <w:rPr>
                <w:rFonts w:ascii="Calibri" w:eastAsia="Times New Roman" w:hAnsi="Calibri" w:cs="Calibri"/>
                <w:b/>
                <w:bCs/>
                <w:color w:val="000000"/>
              </w:rPr>
            </w:pPr>
            <w:proofErr w:type="spellStart"/>
            <w:r w:rsidRPr="00E55327">
              <w:rPr>
                <w:rFonts w:ascii="Calibri" w:eastAsia="Times New Roman" w:hAnsi="Calibri" w:cs="Calibri"/>
                <w:b/>
                <w:bCs/>
                <w:color w:val="000000"/>
              </w:rPr>
              <w:t>IsSecret</w:t>
            </w:r>
            <w:proofErr w:type="spellEnd"/>
          </w:p>
        </w:tc>
      </w:tr>
      <w:tr w:rsidR="00E55327" w:rsidRPr="00E55327" w14:paraId="176FAD46" w14:textId="77777777" w:rsidTr="00C941CD">
        <w:trPr>
          <w:trHeight w:val="307"/>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2A3F8713"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Machine Name</w:t>
            </w:r>
          </w:p>
        </w:tc>
        <w:tc>
          <w:tcPr>
            <w:tcW w:w="2459" w:type="dxa"/>
            <w:tcBorders>
              <w:top w:val="nil"/>
              <w:left w:val="nil"/>
              <w:bottom w:val="single" w:sz="4" w:space="0" w:color="auto"/>
              <w:right w:val="single" w:sz="4" w:space="0" w:color="auto"/>
            </w:tcBorders>
            <w:shd w:val="clear" w:color="auto" w:fill="auto"/>
            <w:noWrap/>
            <w:vAlign w:val="bottom"/>
            <w:hideMark/>
          </w:tcPr>
          <w:p w14:paraId="622DBC9E" w14:textId="25A0B507" w:rsidR="00E55327" w:rsidRPr="00E55327" w:rsidRDefault="00C941CD" w:rsidP="00E55327">
            <w:pPr>
              <w:spacing w:after="0" w:line="240" w:lineRule="auto"/>
              <w:rPr>
                <w:rFonts w:ascii="Calibri" w:eastAsia="Times New Roman" w:hAnsi="Calibri" w:cs="Calibri"/>
                <w:color w:val="000000"/>
              </w:rPr>
            </w:pPr>
            <w:r w:rsidRPr="00C941CD">
              <w:rPr>
                <w:rFonts w:ascii="Calibri" w:eastAsia="Times New Roman" w:hAnsi="Calibri" w:cs="Calibri"/>
                <w:color w:val="000000"/>
              </w:rPr>
              <w:t xml:space="preserve">Host Name of the </w:t>
            </w:r>
            <w:r>
              <w:rPr>
                <w:rFonts w:ascii="Calibri" w:eastAsia="Times New Roman" w:hAnsi="Calibri" w:cs="Calibri"/>
                <w:color w:val="000000"/>
              </w:rPr>
              <w:t xml:space="preserve">Robot </w:t>
            </w:r>
            <w:r w:rsidRPr="00C941CD">
              <w:rPr>
                <w:rFonts w:ascii="Calibri" w:eastAsia="Times New Roman" w:hAnsi="Calibri" w:cs="Calibri"/>
                <w:color w:val="000000"/>
              </w:rPr>
              <w:t>VM which would be used during the monitoring and remediation process</w:t>
            </w:r>
          </w:p>
        </w:tc>
        <w:tc>
          <w:tcPr>
            <w:tcW w:w="1770" w:type="dxa"/>
            <w:tcBorders>
              <w:top w:val="nil"/>
              <w:left w:val="nil"/>
              <w:bottom w:val="single" w:sz="4" w:space="0" w:color="auto"/>
              <w:right w:val="single" w:sz="4" w:space="0" w:color="auto"/>
            </w:tcBorders>
            <w:shd w:val="clear" w:color="auto" w:fill="auto"/>
            <w:noWrap/>
            <w:vAlign w:val="bottom"/>
            <w:hideMark/>
          </w:tcPr>
          <w:p w14:paraId="0FA9D5A3"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VM00001</w:t>
            </w:r>
          </w:p>
        </w:tc>
        <w:tc>
          <w:tcPr>
            <w:tcW w:w="1182" w:type="dxa"/>
            <w:tcBorders>
              <w:top w:val="nil"/>
              <w:left w:val="nil"/>
              <w:bottom w:val="single" w:sz="4" w:space="0" w:color="auto"/>
              <w:right w:val="single" w:sz="4" w:space="0" w:color="auto"/>
            </w:tcBorders>
            <w:shd w:val="clear" w:color="auto" w:fill="auto"/>
            <w:noWrap/>
            <w:vAlign w:val="bottom"/>
            <w:hideMark/>
          </w:tcPr>
          <w:p w14:paraId="017598B3"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No</w:t>
            </w:r>
          </w:p>
        </w:tc>
      </w:tr>
      <w:tr w:rsidR="00E55327" w:rsidRPr="00E55327" w14:paraId="0AC49924" w14:textId="77777777" w:rsidTr="00C941CD">
        <w:trPr>
          <w:trHeight w:val="307"/>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32570A48"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No Of Retries</w:t>
            </w:r>
          </w:p>
        </w:tc>
        <w:tc>
          <w:tcPr>
            <w:tcW w:w="2459" w:type="dxa"/>
            <w:tcBorders>
              <w:top w:val="nil"/>
              <w:left w:val="nil"/>
              <w:bottom w:val="single" w:sz="4" w:space="0" w:color="auto"/>
              <w:right w:val="single" w:sz="4" w:space="0" w:color="auto"/>
            </w:tcBorders>
            <w:shd w:val="clear" w:color="auto" w:fill="auto"/>
            <w:noWrap/>
            <w:vAlign w:val="bottom"/>
            <w:hideMark/>
          </w:tcPr>
          <w:p w14:paraId="503245CF" w14:textId="532DBCC0" w:rsidR="00E55327" w:rsidRPr="00E55327" w:rsidRDefault="00C941CD" w:rsidP="00E55327">
            <w:pPr>
              <w:spacing w:after="0" w:line="240" w:lineRule="auto"/>
              <w:rPr>
                <w:rFonts w:ascii="Calibri" w:eastAsia="Times New Roman" w:hAnsi="Calibri" w:cs="Calibri"/>
                <w:color w:val="000000"/>
              </w:rPr>
            </w:pPr>
            <w:r w:rsidRPr="00C941CD">
              <w:rPr>
                <w:rFonts w:ascii="Calibri" w:eastAsia="Times New Roman" w:hAnsi="Calibri" w:cs="Calibri"/>
                <w:color w:val="000000"/>
              </w:rPr>
              <w:t>Number of Retries which would be used during the monitoring process</w:t>
            </w:r>
          </w:p>
        </w:tc>
        <w:tc>
          <w:tcPr>
            <w:tcW w:w="1770" w:type="dxa"/>
            <w:tcBorders>
              <w:top w:val="nil"/>
              <w:left w:val="nil"/>
              <w:bottom w:val="single" w:sz="4" w:space="0" w:color="auto"/>
              <w:right w:val="single" w:sz="4" w:space="0" w:color="auto"/>
            </w:tcBorders>
            <w:shd w:val="clear" w:color="auto" w:fill="auto"/>
            <w:noWrap/>
            <w:vAlign w:val="bottom"/>
            <w:hideMark/>
          </w:tcPr>
          <w:p w14:paraId="33ACE9A2" w14:textId="77777777" w:rsidR="00E55327" w:rsidRPr="00E55327" w:rsidRDefault="00E55327" w:rsidP="00E55327">
            <w:pPr>
              <w:spacing w:after="0" w:line="240" w:lineRule="auto"/>
              <w:jc w:val="right"/>
              <w:rPr>
                <w:rFonts w:ascii="Calibri" w:eastAsia="Times New Roman" w:hAnsi="Calibri" w:cs="Calibri"/>
                <w:color w:val="000000"/>
              </w:rPr>
            </w:pPr>
            <w:r w:rsidRPr="00E55327">
              <w:rPr>
                <w:rFonts w:ascii="Calibri" w:eastAsia="Times New Roman" w:hAnsi="Calibri" w:cs="Calibri"/>
                <w:color w:val="000000"/>
              </w:rPr>
              <w:t>3</w:t>
            </w:r>
          </w:p>
        </w:tc>
        <w:tc>
          <w:tcPr>
            <w:tcW w:w="1182" w:type="dxa"/>
            <w:tcBorders>
              <w:top w:val="nil"/>
              <w:left w:val="nil"/>
              <w:bottom w:val="single" w:sz="4" w:space="0" w:color="auto"/>
              <w:right w:val="single" w:sz="4" w:space="0" w:color="auto"/>
            </w:tcBorders>
            <w:shd w:val="clear" w:color="auto" w:fill="auto"/>
            <w:noWrap/>
            <w:vAlign w:val="bottom"/>
            <w:hideMark/>
          </w:tcPr>
          <w:p w14:paraId="0B8BBC54"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No</w:t>
            </w:r>
          </w:p>
        </w:tc>
      </w:tr>
      <w:tr w:rsidR="00E55327" w:rsidRPr="00E55327" w14:paraId="04EC533A" w14:textId="77777777" w:rsidTr="00C941CD">
        <w:trPr>
          <w:trHeight w:val="307"/>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3333BD84"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UiPath Robot Id</w:t>
            </w:r>
          </w:p>
        </w:tc>
        <w:tc>
          <w:tcPr>
            <w:tcW w:w="2459" w:type="dxa"/>
            <w:tcBorders>
              <w:top w:val="nil"/>
              <w:left w:val="nil"/>
              <w:bottom w:val="single" w:sz="4" w:space="0" w:color="auto"/>
              <w:right w:val="single" w:sz="4" w:space="0" w:color="auto"/>
            </w:tcBorders>
            <w:shd w:val="clear" w:color="auto" w:fill="auto"/>
            <w:noWrap/>
            <w:vAlign w:val="bottom"/>
            <w:hideMark/>
          </w:tcPr>
          <w:p w14:paraId="62FA36B6" w14:textId="11B28C3D" w:rsidR="00E55327" w:rsidRPr="00E55327" w:rsidRDefault="00C941CD" w:rsidP="00E55327">
            <w:pPr>
              <w:spacing w:after="0" w:line="240" w:lineRule="auto"/>
              <w:rPr>
                <w:rFonts w:ascii="Calibri" w:eastAsia="Times New Roman" w:hAnsi="Calibri" w:cs="Calibri"/>
                <w:color w:val="000000"/>
              </w:rPr>
            </w:pPr>
            <w:r>
              <w:rPr>
                <w:rFonts w:ascii="Calibri" w:eastAsia="Times New Roman" w:hAnsi="Calibri" w:cs="Calibri"/>
                <w:color w:val="000000"/>
              </w:rPr>
              <w:t xml:space="preserve">UiPath </w:t>
            </w:r>
            <w:r w:rsidR="00E55327" w:rsidRPr="00E55327">
              <w:rPr>
                <w:rFonts w:ascii="Calibri" w:eastAsia="Times New Roman" w:hAnsi="Calibri" w:cs="Calibri"/>
                <w:color w:val="000000"/>
              </w:rPr>
              <w:t>Robot Id</w:t>
            </w:r>
            <w:r>
              <w:rPr>
                <w:rFonts w:ascii="Calibri" w:eastAsia="Times New Roman" w:hAnsi="Calibri" w:cs="Calibri"/>
                <w:color w:val="000000"/>
              </w:rPr>
              <w:t xml:space="preserve"> </w:t>
            </w:r>
            <w:r w:rsidRPr="00C941CD">
              <w:rPr>
                <w:rFonts w:ascii="Calibri" w:eastAsia="Times New Roman" w:hAnsi="Calibri" w:cs="Calibri"/>
                <w:color w:val="000000"/>
              </w:rPr>
              <w:t xml:space="preserve">which would be used during </w:t>
            </w:r>
            <w:r w:rsidRPr="00C941CD">
              <w:rPr>
                <w:rFonts w:ascii="Calibri" w:eastAsia="Times New Roman" w:hAnsi="Calibri" w:cs="Calibri"/>
                <w:color w:val="000000"/>
              </w:rPr>
              <w:lastRenderedPageBreak/>
              <w:t>the monitoring</w:t>
            </w:r>
            <w:r>
              <w:rPr>
                <w:rFonts w:ascii="Calibri" w:eastAsia="Times New Roman" w:hAnsi="Calibri" w:cs="Calibri"/>
                <w:color w:val="000000"/>
              </w:rPr>
              <w:t xml:space="preserve"> and remediation</w:t>
            </w:r>
            <w:r w:rsidRPr="00C941CD">
              <w:rPr>
                <w:rFonts w:ascii="Calibri" w:eastAsia="Times New Roman" w:hAnsi="Calibri" w:cs="Calibri"/>
                <w:color w:val="000000"/>
              </w:rPr>
              <w:t xml:space="preserve"> process</w:t>
            </w:r>
          </w:p>
        </w:tc>
        <w:tc>
          <w:tcPr>
            <w:tcW w:w="1770" w:type="dxa"/>
            <w:tcBorders>
              <w:top w:val="nil"/>
              <w:left w:val="nil"/>
              <w:bottom w:val="single" w:sz="4" w:space="0" w:color="auto"/>
              <w:right w:val="single" w:sz="4" w:space="0" w:color="auto"/>
            </w:tcBorders>
            <w:shd w:val="clear" w:color="auto" w:fill="auto"/>
            <w:noWrap/>
            <w:vAlign w:val="bottom"/>
            <w:hideMark/>
          </w:tcPr>
          <w:p w14:paraId="3411C214" w14:textId="77777777" w:rsidR="00E55327" w:rsidRPr="00E55327" w:rsidRDefault="00E55327" w:rsidP="00E55327">
            <w:pPr>
              <w:spacing w:after="0" w:line="240" w:lineRule="auto"/>
              <w:jc w:val="right"/>
              <w:rPr>
                <w:rFonts w:ascii="Calibri" w:eastAsia="Times New Roman" w:hAnsi="Calibri" w:cs="Calibri"/>
                <w:color w:val="000000"/>
              </w:rPr>
            </w:pPr>
            <w:r w:rsidRPr="00E55327">
              <w:rPr>
                <w:rFonts w:ascii="Calibri" w:eastAsia="Times New Roman" w:hAnsi="Calibri" w:cs="Calibri"/>
                <w:color w:val="000000"/>
              </w:rPr>
              <w:lastRenderedPageBreak/>
              <w:t>7</w:t>
            </w:r>
          </w:p>
        </w:tc>
        <w:tc>
          <w:tcPr>
            <w:tcW w:w="1182" w:type="dxa"/>
            <w:tcBorders>
              <w:top w:val="nil"/>
              <w:left w:val="nil"/>
              <w:bottom w:val="single" w:sz="4" w:space="0" w:color="auto"/>
              <w:right w:val="single" w:sz="4" w:space="0" w:color="auto"/>
            </w:tcBorders>
            <w:shd w:val="clear" w:color="auto" w:fill="auto"/>
            <w:noWrap/>
            <w:vAlign w:val="bottom"/>
            <w:hideMark/>
          </w:tcPr>
          <w:p w14:paraId="284F4A91"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No</w:t>
            </w:r>
          </w:p>
        </w:tc>
      </w:tr>
      <w:tr w:rsidR="00E55327" w:rsidRPr="00E55327" w14:paraId="4D6E5834" w14:textId="77777777" w:rsidTr="00C941CD">
        <w:trPr>
          <w:trHeight w:val="307"/>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79419489" w14:textId="77777777" w:rsidR="00E55327" w:rsidRPr="00E55327" w:rsidRDefault="00E55327" w:rsidP="00E55327">
            <w:pPr>
              <w:spacing w:after="0" w:line="240" w:lineRule="auto"/>
              <w:rPr>
                <w:rFonts w:ascii="Calibri" w:eastAsia="Times New Roman" w:hAnsi="Calibri" w:cs="Calibri"/>
                <w:color w:val="000000"/>
              </w:rPr>
            </w:pPr>
            <w:r w:rsidRPr="00E55327">
              <w:rPr>
                <w:rFonts w:ascii="Calibri" w:eastAsia="Times New Roman" w:hAnsi="Calibri" w:cs="Calibri"/>
                <w:color w:val="000000"/>
              </w:rPr>
              <w:t>Wait Time</w:t>
            </w:r>
          </w:p>
        </w:tc>
        <w:tc>
          <w:tcPr>
            <w:tcW w:w="2459" w:type="dxa"/>
            <w:tcBorders>
              <w:top w:val="nil"/>
              <w:left w:val="nil"/>
              <w:bottom w:val="single" w:sz="4" w:space="0" w:color="auto"/>
              <w:right w:val="single" w:sz="4" w:space="0" w:color="auto"/>
            </w:tcBorders>
            <w:shd w:val="clear" w:color="auto" w:fill="auto"/>
            <w:noWrap/>
            <w:vAlign w:val="bottom"/>
            <w:hideMark/>
          </w:tcPr>
          <w:p w14:paraId="63EC3C03" w14:textId="07A1203F" w:rsidR="00E55327" w:rsidRPr="00E55327" w:rsidRDefault="00C941CD" w:rsidP="00E55327">
            <w:pPr>
              <w:spacing w:after="0" w:line="240" w:lineRule="auto"/>
              <w:rPr>
                <w:rFonts w:ascii="Calibri" w:eastAsia="Times New Roman" w:hAnsi="Calibri" w:cs="Calibri"/>
                <w:color w:val="000000"/>
              </w:rPr>
            </w:pPr>
            <w:r w:rsidRPr="00C941CD">
              <w:rPr>
                <w:rFonts w:ascii="Calibri" w:eastAsia="Times New Roman" w:hAnsi="Calibri" w:cs="Calibri"/>
                <w:color w:val="000000"/>
              </w:rPr>
              <w:t>Wait Time (In second) which would be used during the monitoring process</w:t>
            </w:r>
          </w:p>
        </w:tc>
        <w:tc>
          <w:tcPr>
            <w:tcW w:w="1770" w:type="dxa"/>
            <w:tcBorders>
              <w:top w:val="nil"/>
              <w:left w:val="nil"/>
              <w:bottom w:val="single" w:sz="4" w:space="0" w:color="auto"/>
              <w:right w:val="single" w:sz="4" w:space="0" w:color="auto"/>
            </w:tcBorders>
            <w:shd w:val="clear" w:color="auto" w:fill="auto"/>
            <w:noWrap/>
            <w:vAlign w:val="bottom"/>
            <w:hideMark/>
          </w:tcPr>
          <w:p w14:paraId="78C71CD2" w14:textId="77777777" w:rsidR="00E55327" w:rsidRPr="00E55327" w:rsidRDefault="00E55327" w:rsidP="00E55327">
            <w:pPr>
              <w:spacing w:after="0" w:line="240" w:lineRule="auto"/>
              <w:jc w:val="right"/>
              <w:rPr>
                <w:rFonts w:ascii="Calibri" w:eastAsia="Times New Roman" w:hAnsi="Calibri" w:cs="Calibri"/>
                <w:color w:val="000000"/>
              </w:rPr>
            </w:pPr>
            <w:r w:rsidRPr="00E55327">
              <w:rPr>
                <w:rFonts w:ascii="Calibri" w:eastAsia="Times New Roman" w:hAnsi="Calibri" w:cs="Calibri"/>
                <w:color w:val="000000"/>
              </w:rPr>
              <w:t>30</w:t>
            </w:r>
          </w:p>
        </w:tc>
        <w:tc>
          <w:tcPr>
            <w:tcW w:w="1182" w:type="dxa"/>
            <w:tcBorders>
              <w:top w:val="nil"/>
              <w:left w:val="nil"/>
              <w:bottom w:val="single" w:sz="4" w:space="0" w:color="auto"/>
              <w:right w:val="single" w:sz="4" w:space="0" w:color="auto"/>
            </w:tcBorders>
            <w:shd w:val="clear" w:color="auto" w:fill="auto"/>
            <w:noWrap/>
            <w:vAlign w:val="bottom"/>
            <w:hideMark/>
          </w:tcPr>
          <w:p w14:paraId="09A9AD69" w14:textId="77777777" w:rsidR="00E55327" w:rsidRPr="00E55327" w:rsidRDefault="00E55327" w:rsidP="00E55327">
            <w:pPr>
              <w:keepNext/>
              <w:spacing w:after="0" w:line="240" w:lineRule="auto"/>
              <w:rPr>
                <w:rFonts w:ascii="Calibri" w:eastAsia="Times New Roman" w:hAnsi="Calibri" w:cs="Calibri"/>
                <w:color w:val="000000"/>
              </w:rPr>
            </w:pPr>
            <w:r w:rsidRPr="00E55327">
              <w:rPr>
                <w:rFonts w:ascii="Calibri" w:eastAsia="Times New Roman" w:hAnsi="Calibri" w:cs="Calibri"/>
                <w:color w:val="000000"/>
              </w:rPr>
              <w:t>No</w:t>
            </w:r>
          </w:p>
        </w:tc>
      </w:tr>
    </w:tbl>
    <w:p w14:paraId="3C4D064B" w14:textId="71585693" w:rsidR="0011066B" w:rsidRDefault="00E55327" w:rsidP="00E55327">
      <w:pPr>
        <w:pStyle w:val="Caption"/>
        <w:jc w:val="center"/>
      </w:pPr>
      <w:r>
        <w:t xml:space="preserve">Table </w:t>
      </w:r>
      <w:fldSimple w:instr=" SEQ Table \* ARABIC ">
        <w:r w:rsidR="007D71FF">
          <w:rPr>
            <w:noProof/>
          </w:rPr>
          <w:t>36</w:t>
        </w:r>
      </w:fldSimple>
    </w:p>
    <w:p w14:paraId="2FB8A4CF" w14:textId="79B93EC8" w:rsidR="00E55327" w:rsidRDefault="00AC3A74" w:rsidP="00E55327">
      <w:pPr>
        <w:pStyle w:val="ListParagraph"/>
        <w:numPr>
          <w:ilvl w:val="0"/>
          <w:numId w:val="33"/>
        </w:numPr>
        <w:rPr>
          <w:lang w:val="en" w:eastAsia="de-DE"/>
        </w:rPr>
      </w:pPr>
      <w:r>
        <w:rPr>
          <w:lang w:val="en" w:eastAsia="de-DE"/>
        </w:rPr>
        <w:t xml:space="preserve">Sample </w:t>
      </w:r>
      <w:r w:rsidR="006B7A07">
        <w:rPr>
          <w:lang w:val="en" w:eastAsia="de-DE"/>
        </w:rPr>
        <w:t>Process</w:t>
      </w:r>
      <w:r w:rsidR="00E55327">
        <w:rPr>
          <w:lang w:val="en" w:eastAsia="de-DE"/>
        </w:rPr>
        <w:t xml:space="preserve"> attribute details are given below in the Table </w:t>
      </w:r>
      <w:r>
        <w:rPr>
          <w:lang w:val="en" w:eastAsia="de-DE"/>
        </w:rPr>
        <w:t>37</w:t>
      </w:r>
    </w:p>
    <w:tbl>
      <w:tblPr>
        <w:tblW w:w="8495" w:type="dxa"/>
        <w:tblLook w:val="04A0" w:firstRow="1" w:lastRow="0" w:firstColumn="1" w:lastColumn="0" w:noHBand="0" w:noVBand="1"/>
      </w:tblPr>
      <w:tblGrid>
        <w:gridCol w:w="2142"/>
        <w:gridCol w:w="3751"/>
        <w:gridCol w:w="2219"/>
        <w:gridCol w:w="907"/>
      </w:tblGrid>
      <w:tr w:rsidR="006B7A07" w:rsidRPr="006B7A07" w14:paraId="6F4B43E9" w14:textId="77777777" w:rsidTr="00754B4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9649F" w14:textId="77777777" w:rsidR="006B7A07" w:rsidRPr="006B7A07" w:rsidRDefault="006B7A07" w:rsidP="006B7A07">
            <w:pPr>
              <w:spacing w:after="0" w:line="240" w:lineRule="auto"/>
              <w:jc w:val="center"/>
              <w:rPr>
                <w:rFonts w:ascii="Calibri" w:eastAsia="Times New Roman" w:hAnsi="Calibri" w:cs="Calibri"/>
                <w:b/>
                <w:bCs/>
                <w:color w:val="000000"/>
              </w:rPr>
            </w:pPr>
            <w:r w:rsidRPr="006B7A07">
              <w:rPr>
                <w:rFonts w:ascii="Calibri" w:eastAsia="Times New Roman" w:hAnsi="Calibri" w:cs="Calibri"/>
                <w:b/>
                <w:bCs/>
                <w:color w:val="000000"/>
              </w:rPr>
              <w:t>Parameter Name</w:t>
            </w:r>
          </w:p>
        </w:tc>
        <w:tc>
          <w:tcPr>
            <w:tcW w:w="3895" w:type="dxa"/>
            <w:tcBorders>
              <w:top w:val="single" w:sz="4" w:space="0" w:color="auto"/>
              <w:left w:val="nil"/>
              <w:bottom w:val="single" w:sz="4" w:space="0" w:color="auto"/>
              <w:right w:val="single" w:sz="4" w:space="0" w:color="auto"/>
            </w:tcBorders>
            <w:shd w:val="clear" w:color="auto" w:fill="auto"/>
            <w:noWrap/>
            <w:vAlign w:val="bottom"/>
            <w:hideMark/>
          </w:tcPr>
          <w:p w14:paraId="3355D998" w14:textId="77777777" w:rsidR="006B7A07" w:rsidRPr="006B7A07" w:rsidRDefault="006B7A07" w:rsidP="006B7A07">
            <w:pPr>
              <w:spacing w:after="0" w:line="240" w:lineRule="auto"/>
              <w:jc w:val="center"/>
              <w:rPr>
                <w:rFonts w:ascii="Calibri" w:eastAsia="Times New Roman" w:hAnsi="Calibri" w:cs="Calibri"/>
                <w:b/>
                <w:bCs/>
                <w:color w:val="000000"/>
              </w:rPr>
            </w:pPr>
            <w:r w:rsidRPr="006B7A07">
              <w:rPr>
                <w:rFonts w:ascii="Calibri" w:eastAsia="Times New Roman" w:hAnsi="Calibri" w:cs="Calibri"/>
                <w:b/>
                <w:bCs/>
                <w:color w:val="000000"/>
              </w:rPr>
              <w:t>Description</w:t>
            </w:r>
          </w:p>
        </w:tc>
        <w:tc>
          <w:tcPr>
            <w:tcW w:w="1445" w:type="dxa"/>
            <w:tcBorders>
              <w:top w:val="single" w:sz="4" w:space="0" w:color="auto"/>
              <w:left w:val="nil"/>
              <w:bottom w:val="single" w:sz="4" w:space="0" w:color="auto"/>
              <w:right w:val="single" w:sz="4" w:space="0" w:color="auto"/>
            </w:tcBorders>
            <w:shd w:val="clear" w:color="auto" w:fill="auto"/>
            <w:noWrap/>
            <w:vAlign w:val="bottom"/>
            <w:hideMark/>
          </w:tcPr>
          <w:p w14:paraId="7F895EAD" w14:textId="77777777" w:rsidR="006B7A07" w:rsidRPr="006B7A07" w:rsidRDefault="006B7A07" w:rsidP="006B7A07">
            <w:pPr>
              <w:spacing w:after="0" w:line="240" w:lineRule="auto"/>
              <w:jc w:val="center"/>
              <w:rPr>
                <w:rFonts w:ascii="Calibri" w:eastAsia="Times New Roman" w:hAnsi="Calibri" w:cs="Calibri"/>
                <w:b/>
                <w:bCs/>
                <w:color w:val="000000"/>
              </w:rPr>
            </w:pPr>
            <w:r w:rsidRPr="006B7A07">
              <w:rPr>
                <w:rFonts w:ascii="Calibri" w:eastAsia="Times New Roman" w:hAnsi="Calibri" w:cs="Calibri"/>
                <w:b/>
                <w:bCs/>
                <w:color w:val="000000"/>
              </w:rPr>
              <w:t>Value</w:t>
            </w:r>
          </w:p>
        </w:tc>
        <w:tc>
          <w:tcPr>
            <w:tcW w:w="935" w:type="dxa"/>
            <w:tcBorders>
              <w:top w:val="single" w:sz="4" w:space="0" w:color="auto"/>
              <w:left w:val="nil"/>
              <w:bottom w:val="single" w:sz="4" w:space="0" w:color="auto"/>
              <w:right w:val="single" w:sz="4" w:space="0" w:color="auto"/>
            </w:tcBorders>
            <w:shd w:val="clear" w:color="auto" w:fill="auto"/>
            <w:noWrap/>
            <w:vAlign w:val="bottom"/>
            <w:hideMark/>
          </w:tcPr>
          <w:p w14:paraId="54021778" w14:textId="77777777" w:rsidR="006B7A07" w:rsidRPr="006B7A07" w:rsidRDefault="006B7A07" w:rsidP="006B7A07">
            <w:pPr>
              <w:spacing w:after="0" w:line="240" w:lineRule="auto"/>
              <w:jc w:val="center"/>
              <w:rPr>
                <w:rFonts w:ascii="Calibri" w:eastAsia="Times New Roman" w:hAnsi="Calibri" w:cs="Calibri"/>
                <w:b/>
                <w:bCs/>
                <w:color w:val="000000"/>
              </w:rPr>
            </w:pPr>
            <w:proofErr w:type="spellStart"/>
            <w:r w:rsidRPr="006B7A07">
              <w:rPr>
                <w:rFonts w:ascii="Calibri" w:eastAsia="Times New Roman" w:hAnsi="Calibri" w:cs="Calibri"/>
                <w:b/>
                <w:bCs/>
                <w:color w:val="000000"/>
              </w:rPr>
              <w:t>IsSecret</w:t>
            </w:r>
            <w:proofErr w:type="spellEnd"/>
          </w:p>
        </w:tc>
      </w:tr>
      <w:tr w:rsidR="006B7A07" w:rsidRPr="006B7A07" w14:paraId="466FE3D9" w14:textId="77777777" w:rsidTr="00754B4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579425F" w14:textId="77777777"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Process Release Key</w:t>
            </w:r>
          </w:p>
        </w:tc>
        <w:tc>
          <w:tcPr>
            <w:tcW w:w="3895" w:type="dxa"/>
            <w:tcBorders>
              <w:top w:val="nil"/>
              <w:left w:val="nil"/>
              <w:bottom w:val="single" w:sz="4" w:space="0" w:color="auto"/>
              <w:right w:val="single" w:sz="4" w:space="0" w:color="auto"/>
            </w:tcBorders>
            <w:shd w:val="clear" w:color="auto" w:fill="auto"/>
            <w:noWrap/>
            <w:vAlign w:val="bottom"/>
            <w:hideMark/>
          </w:tcPr>
          <w:p w14:paraId="07F412C1" w14:textId="5BE104AC"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Release Key</w:t>
            </w:r>
            <w:r w:rsidR="00C327A6">
              <w:rPr>
                <w:rFonts w:ascii="Calibri" w:eastAsia="Times New Roman" w:hAnsi="Calibri" w:cs="Calibri"/>
                <w:color w:val="000000"/>
              </w:rPr>
              <w:t xml:space="preserve"> of the UiPath Process </w:t>
            </w:r>
            <w:r w:rsidR="00C327A6" w:rsidRPr="00C941CD">
              <w:rPr>
                <w:rFonts w:ascii="Calibri" w:eastAsia="Times New Roman" w:hAnsi="Calibri" w:cs="Calibri"/>
                <w:color w:val="000000"/>
              </w:rPr>
              <w:t>which would be used during the monitoring</w:t>
            </w:r>
            <w:r w:rsidR="00C327A6">
              <w:rPr>
                <w:rFonts w:ascii="Calibri" w:eastAsia="Times New Roman" w:hAnsi="Calibri" w:cs="Calibri"/>
                <w:color w:val="000000"/>
              </w:rPr>
              <w:t xml:space="preserve"> and remediation</w:t>
            </w:r>
            <w:r w:rsidR="00C327A6" w:rsidRPr="00C941CD">
              <w:rPr>
                <w:rFonts w:ascii="Calibri" w:eastAsia="Times New Roman" w:hAnsi="Calibri" w:cs="Calibri"/>
                <w:color w:val="000000"/>
              </w:rPr>
              <w:t xml:space="preserve"> process</w:t>
            </w:r>
          </w:p>
        </w:tc>
        <w:tc>
          <w:tcPr>
            <w:tcW w:w="1445" w:type="dxa"/>
            <w:tcBorders>
              <w:top w:val="nil"/>
              <w:left w:val="nil"/>
              <w:bottom w:val="single" w:sz="4" w:space="0" w:color="auto"/>
              <w:right w:val="single" w:sz="4" w:space="0" w:color="auto"/>
            </w:tcBorders>
            <w:shd w:val="clear" w:color="auto" w:fill="auto"/>
            <w:noWrap/>
            <w:vAlign w:val="bottom"/>
            <w:hideMark/>
          </w:tcPr>
          <w:p w14:paraId="39801A3B" w14:textId="77777777"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d3c016cd-89b9-4914-8542-973776ac3f65</w:t>
            </w:r>
          </w:p>
        </w:tc>
        <w:tc>
          <w:tcPr>
            <w:tcW w:w="935" w:type="dxa"/>
            <w:tcBorders>
              <w:top w:val="nil"/>
              <w:left w:val="nil"/>
              <w:bottom w:val="single" w:sz="4" w:space="0" w:color="auto"/>
              <w:right w:val="single" w:sz="4" w:space="0" w:color="auto"/>
            </w:tcBorders>
            <w:shd w:val="clear" w:color="auto" w:fill="auto"/>
            <w:noWrap/>
            <w:vAlign w:val="bottom"/>
            <w:hideMark/>
          </w:tcPr>
          <w:p w14:paraId="027B120B" w14:textId="77777777"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No</w:t>
            </w:r>
          </w:p>
        </w:tc>
      </w:tr>
      <w:tr w:rsidR="006B7A07" w:rsidRPr="006B7A07" w14:paraId="71BFE4CE" w14:textId="77777777" w:rsidTr="00754B45">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D84C9FC" w14:textId="77777777"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Process Release Name</w:t>
            </w:r>
          </w:p>
        </w:tc>
        <w:tc>
          <w:tcPr>
            <w:tcW w:w="3895" w:type="dxa"/>
            <w:tcBorders>
              <w:top w:val="nil"/>
              <w:left w:val="nil"/>
              <w:bottom w:val="single" w:sz="4" w:space="0" w:color="auto"/>
              <w:right w:val="single" w:sz="4" w:space="0" w:color="auto"/>
            </w:tcBorders>
            <w:shd w:val="clear" w:color="auto" w:fill="auto"/>
            <w:noWrap/>
            <w:vAlign w:val="bottom"/>
            <w:hideMark/>
          </w:tcPr>
          <w:p w14:paraId="7A45A455" w14:textId="0D411CBF" w:rsidR="006B7A07" w:rsidRPr="006B7A07" w:rsidRDefault="006B7A07" w:rsidP="006B7A07">
            <w:pPr>
              <w:spacing w:after="0" w:line="240" w:lineRule="auto"/>
              <w:rPr>
                <w:rFonts w:ascii="Calibri" w:eastAsia="Times New Roman" w:hAnsi="Calibri" w:cs="Calibri"/>
                <w:color w:val="000000"/>
              </w:rPr>
            </w:pPr>
            <w:r w:rsidRPr="006B7A07">
              <w:rPr>
                <w:rFonts w:ascii="Calibri" w:eastAsia="Times New Roman" w:hAnsi="Calibri" w:cs="Calibri"/>
                <w:color w:val="000000"/>
              </w:rPr>
              <w:t>Release Name</w:t>
            </w:r>
            <w:r w:rsidR="00C327A6">
              <w:rPr>
                <w:rFonts w:ascii="Calibri" w:eastAsia="Times New Roman" w:hAnsi="Calibri" w:cs="Calibri"/>
                <w:color w:val="000000"/>
              </w:rPr>
              <w:t xml:space="preserve"> of the UiPath Process </w:t>
            </w:r>
            <w:r w:rsidR="00C327A6" w:rsidRPr="00C941CD">
              <w:rPr>
                <w:rFonts w:ascii="Calibri" w:eastAsia="Times New Roman" w:hAnsi="Calibri" w:cs="Calibri"/>
                <w:color w:val="000000"/>
              </w:rPr>
              <w:t>which would be used during the monitoring</w:t>
            </w:r>
            <w:r w:rsidR="00C327A6">
              <w:rPr>
                <w:rFonts w:ascii="Calibri" w:eastAsia="Times New Roman" w:hAnsi="Calibri" w:cs="Calibri"/>
                <w:color w:val="000000"/>
              </w:rPr>
              <w:t xml:space="preserve"> and remediation</w:t>
            </w:r>
            <w:r w:rsidR="00C327A6" w:rsidRPr="00C941CD">
              <w:rPr>
                <w:rFonts w:ascii="Calibri" w:eastAsia="Times New Roman" w:hAnsi="Calibri" w:cs="Calibri"/>
                <w:color w:val="000000"/>
              </w:rPr>
              <w:t xml:space="preserve"> process</w:t>
            </w:r>
          </w:p>
        </w:tc>
        <w:tc>
          <w:tcPr>
            <w:tcW w:w="1445" w:type="dxa"/>
            <w:tcBorders>
              <w:top w:val="nil"/>
              <w:left w:val="nil"/>
              <w:bottom w:val="single" w:sz="4" w:space="0" w:color="auto"/>
              <w:right w:val="single" w:sz="4" w:space="0" w:color="auto"/>
            </w:tcBorders>
            <w:shd w:val="clear" w:color="auto" w:fill="auto"/>
            <w:noWrap/>
            <w:vAlign w:val="bottom"/>
            <w:hideMark/>
          </w:tcPr>
          <w:p w14:paraId="5CBE3E46" w14:textId="77777777" w:rsidR="006B7A07" w:rsidRPr="006B7A07" w:rsidRDefault="006B7A07" w:rsidP="006B7A07">
            <w:pPr>
              <w:spacing w:after="0" w:line="240" w:lineRule="auto"/>
              <w:rPr>
                <w:rFonts w:ascii="Calibri" w:eastAsia="Times New Roman" w:hAnsi="Calibri" w:cs="Calibri"/>
                <w:color w:val="000000"/>
              </w:rPr>
            </w:pPr>
            <w:proofErr w:type="spellStart"/>
            <w:r w:rsidRPr="006B7A07">
              <w:rPr>
                <w:rFonts w:ascii="Calibri" w:eastAsia="Times New Roman" w:hAnsi="Calibri" w:cs="Calibri"/>
                <w:color w:val="000000"/>
              </w:rPr>
              <w:t>InboundTransportation</w:t>
            </w:r>
            <w:proofErr w:type="spellEnd"/>
          </w:p>
        </w:tc>
        <w:tc>
          <w:tcPr>
            <w:tcW w:w="935" w:type="dxa"/>
            <w:tcBorders>
              <w:top w:val="nil"/>
              <w:left w:val="nil"/>
              <w:bottom w:val="single" w:sz="4" w:space="0" w:color="auto"/>
              <w:right w:val="single" w:sz="4" w:space="0" w:color="auto"/>
            </w:tcBorders>
            <w:shd w:val="clear" w:color="auto" w:fill="auto"/>
            <w:noWrap/>
            <w:vAlign w:val="bottom"/>
            <w:hideMark/>
          </w:tcPr>
          <w:p w14:paraId="0967E4C4" w14:textId="77777777" w:rsidR="006B7A07" w:rsidRPr="006B7A07" w:rsidRDefault="006B7A07" w:rsidP="006B7A07">
            <w:pPr>
              <w:keepNext/>
              <w:spacing w:after="0" w:line="240" w:lineRule="auto"/>
              <w:rPr>
                <w:rFonts w:ascii="Calibri" w:eastAsia="Times New Roman" w:hAnsi="Calibri" w:cs="Calibri"/>
                <w:color w:val="000000"/>
              </w:rPr>
            </w:pPr>
            <w:r w:rsidRPr="006B7A07">
              <w:rPr>
                <w:rFonts w:ascii="Calibri" w:eastAsia="Times New Roman" w:hAnsi="Calibri" w:cs="Calibri"/>
                <w:color w:val="000000"/>
              </w:rPr>
              <w:t>No</w:t>
            </w:r>
          </w:p>
        </w:tc>
      </w:tr>
    </w:tbl>
    <w:p w14:paraId="0514440D" w14:textId="27DEACE0" w:rsidR="006B7A07" w:rsidRPr="006B7A07" w:rsidRDefault="006B7A07" w:rsidP="006B7A07">
      <w:pPr>
        <w:pStyle w:val="Caption"/>
        <w:jc w:val="center"/>
        <w:rPr>
          <w:lang w:val="en" w:eastAsia="de-DE"/>
        </w:rPr>
      </w:pPr>
      <w:r>
        <w:t xml:space="preserve">Table </w:t>
      </w:r>
      <w:fldSimple w:instr=" SEQ Table \* ARABIC ">
        <w:r w:rsidR="007D71FF">
          <w:rPr>
            <w:noProof/>
          </w:rPr>
          <w:t>37</w:t>
        </w:r>
      </w:fldSimple>
    </w:p>
    <w:p w14:paraId="50FA895B" w14:textId="64C072F7" w:rsidR="00E55327" w:rsidRPr="00E2799F" w:rsidRDefault="001E0448" w:rsidP="00414883">
      <w:pPr>
        <w:pStyle w:val="ListParagraph"/>
        <w:numPr>
          <w:ilvl w:val="0"/>
          <w:numId w:val="33"/>
        </w:numPr>
        <w:rPr>
          <w:lang w:val="en" w:eastAsia="de-DE"/>
        </w:rPr>
      </w:pPr>
      <w:r>
        <w:rPr>
          <w:lang w:val="en" w:eastAsia="de-DE"/>
        </w:rPr>
        <w:t xml:space="preserve">Sample </w:t>
      </w:r>
      <w:r w:rsidR="00E2799F" w:rsidRPr="00E2799F">
        <w:rPr>
          <w:lang w:val="en" w:eastAsia="de-DE"/>
        </w:rPr>
        <w:t>Service</w:t>
      </w:r>
      <w:r w:rsidR="00541F70">
        <w:rPr>
          <w:lang w:val="en" w:eastAsia="de-DE"/>
        </w:rPr>
        <w:t xml:space="preserve"> (Robot Services, Robot</w:t>
      </w:r>
      <w:r w:rsidR="00541F70" w:rsidRPr="00E55327">
        <w:rPr>
          <w:lang w:val="en" w:eastAsia="de-DE"/>
        </w:rPr>
        <w:t>-Attended</w:t>
      </w:r>
      <w:r w:rsidR="00541F70">
        <w:rPr>
          <w:lang w:val="en" w:eastAsia="de-DE"/>
        </w:rPr>
        <w:t xml:space="preserve"> Services, Database Services) </w:t>
      </w:r>
      <w:r w:rsidR="00E2799F" w:rsidRPr="00E2799F">
        <w:rPr>
          <w:lang w:val="en" w:eastAsia="de-DE"/>
        </w:rPr>
        <w:t xml:space="preserve">attribute details are given below in the Table </w:t>
      </w:r>
      <w:r>
        <w:rPr>
          <w:lang w:val="en" w:eastAsia="de-DE"/>
        </w:rPr>
        <w:t>38</w:t>
      </w:r>
    </w:p>
    <w:tbl>
      <w:tblPr>
        <w:tblW w:w="8495" w:type="dxa"/>
        <w:tblLook w:val="04A0" w:firstRow="1" w:lastRow="0" w:firstColumn="1" w:lastColumn="0" w:noHBand="0" w:noVBand="1"/>
      </w:tblPr>
      <w:tblGrid>
        <w:gridCol w:w="2220"/>
        <w:gridCol w:w="3715"/>
        <w:gridCol w:w="1625"/>
        <w:gridCol w:w="935"/>
      </w:tblGrid>
      <w:tr w:rsidR="00E2799F" w:rsidRPr="00E2799F" w14:paraId="70289AED" w14:textId="77777777" w:rsidTr="0050291C">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81FDC" w14:textId="77777777" w:rsidR="00E2799F" w:rsidRPr="00E2799F" w:rsidRDefault="00E2799F" w:rsidP="00E2799F">
            <w:pPr>
              <w:spacing w:after="0" w:line="240" w:lineRule="auto"/>
              <w:jc w:val="center"/>
              <w:rPr>
                <w:rFonts w:ascii="Calibri" w:eastAsia="Times New Roman" w:hAnsi="Calibri" w:cs="Calibri"/>
                <w:b/>
                <w:bCs/>
                <w:color w:val="000000"/>
              </w:rPr>
            </w:pPr>
            <w:r w:rsidRPr="00E2799F">
              <w:rPr>
                <w:rFonts w:ascii="Calibri" w:eastAsia="Times New Roman" w:hAnsi="Calibri" w:cs="Calibri"/>
                <w:b/>
                <w:bCs/>
                <w:color w:val="000000"/>
              </w:rPr>
              <w:t>Parameter Name</w:t>
            </w:r>
          </w:p>
        </w:tc>
        <w:tc>
          <w:tcPr>
            <w:tcW w:w="3715" w:type="dxa"/>
            <w:tcBorders>
              <w:top w:val="single" w:sz="4" w:space="0" w:color="auto"/>
              <w:left w:val="nil"/>
              <w:bottom w:val="single" w:sz="4" w:space="0" w:color="auto"/>
              <w:right w:val="single" w:sz="4" w:space="0" w:color="auto"/>
            </w:tcBorders>
            <w:shd w:val="clear" w:color="auto" w:fill="auto"/>
            <w:noWrap/>
            <w:vAlign w:val="bottom"/>
            <w:hideMark/>
          </w:tcPr>
          <w:p w14:paraId="793B1D00" w14:textId="77777777" w:rsidR="00E2799F" w:rsidRPr="00E2799F" w:rsidRDefault="00E2799F" w:rsidP="00E2799F">
            <w:pPr>
              <w:spacing w:after="0" w:line="240" w:lineRule="auto"/>
              <w:jc w:val="center"/>
              <w:rPr>
                <w:rFonts w:ascii="Calibri" w:eastAsia="Times New Roman" w:hAnsi="Calibri" w:cs="Calibri"/>
                <w:b/>
                <w:bCs/>
                <w:color w:val="000000"/>
              </w:rPr>
            </w:pPr>
            <w:r w:rsidRPr="00E2799F">
              <w:rPr>
                <w:rFonts w:ascii="Calibri" w:eastAsia="Times New Roman" w:hAnsi="Calibri" w:cs="Calibri"/>
                <w:b/>
                <w:bCs/>
                <w:color w:val="000000"/>
              </w:rPr>
              <w:t>Description</w:t>
            </w:r>
          </w:p>
        </w:tc>
        <w:tc>
          <w:tcPr>
            <w:tcW w:w="1625" w:type="dxa"/>
            <w:tcBorders>
              <w:top w:val="single" w:sz="4" w:space="0" w:color="auto"/>
              <w:left w:val="nil"/>
              <w:bottom w:val="single" w:sz="4" w:space="0" w:color="auto"/>
              <w:right w:val="single" w:sz="4" w:space="0" w:color="auto"/>
            </w:tcBorders>
            <w:shd w:val="clear" w:color="auto" w:fill="auto"/>
            <w:noWrap/>
            <w:vAlign w:val="bottom"/>
            <w:hideMark/>
          </w:tcPr>
          <w:p w14:paraId="6BD48BBF" w14:textId="77777777" w:rsidR="00E2799F" w:rsidRPr="00E2799F" w:rsidRDefault="00E2799F" w:rsidP="00E2799F">
            <w:pPr>
              <w:spacing w:after="0" w:line="240" w:lineRule="auto"/>
              <w:jc w:val="center"/>
              <w:rPr>
                <w:rFonts w:ascii="Calibri" w:eastAsia="Times New Roman" w:hAnsi="Calibri" w:cs="Calibri"/>
                <w:b/>
                <w:bCs/>
                <w:color w:val="000000"/>
              </w:rPr>
            </w:pPr>
            <w:r w:rsidRPr="00E2799F">
              <w:rPr>
                <w:rFonts w:ascii="Calibri" w:eastAsia="Times New Roman" w:hAnsi="Calibri" w:cs="Calibri"/>
                <w:b/>
                <w:bCs/>
                <w:color w:val="000000"/>
              </w:rPr>
              <w:t>Value</w:t>
            </w:r>
          </w:p>
        </w:tc>
        <w:tc>
          <w:tcPr>
            <w:tcW w:w="935" w:type="dxa"/>
            <w:tcBorders>
              <w:top w:val="single" w:sz="4" w:space="0" w:color="auto"/>
              <w:left w:val="nil"/>
              <w:bottom w:val="single" w:sz="4" w:space="0" w:color="auto"/>
              <w:right w:val="single" w:sz="4" w:space="0" w:color="auto"/>
            </w:tcBorders>
            <w:shd w:val="clear" w:color="auto" w:fill="auto"/>
            <w:noWrap/>
            <w:vAlign w:val="bottom"/>
            <w:hideMark/>
          </w:tcPr>
          <w:p w14:paraId="54021D3D" w14:textId="77777777" w:rsidR="00E2799F" w:rsidRPr="00E2799F" w:rsidRDefault="00E2799F" w:rsidP="00E2799F">
            <w:pPr>
              <w:spacing w:after="0" w:line="240" w:lineRule="auto"/>
              <w:jc w:val="center"/>
              <w:rPr>
                <w:rFonts w:ascii="Calibri" w:eastAsia="Times New Roman" w:hAnsi="Calibri" w:cs="Calibri"/>
                <w:b/>
                <w:bCs/>
                <w:color w:val="000000"/>
              </w:rPr>
            </w:pPr>
            <w:proofErr w:type="spellStart"/>
            <w:r w:rsidRPr="00E2799F">
              <w:rPr>
                <w:rFonts w:ascii="Calibri" w:eastAsia="Times New Roman" w:hAnsi="Calibri" w:cs="Calibri"/>
                <w:b/>
                <w:bCs/>
                <w:color w:val="000000"/>
              </w:rPr>
              <w:t>IsSecret</w:t>
            </w:r>
            <w:proofErr w:type="spellEnd"/>
          </w:p>
        </w:tc>
      </w:tr>
      <w:tr w:rsidR="00E2799F" w:rsidRPr="00E2799F" w14:paraId="7246751D" w14:textId="77777777" w:rsidTr="0050291C">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0CC7A45" w14:textId="77777777" w:rsidR="00E2799F" w:rsidRPr="00E2799F" w:rsidRDefault="00E2799F" w:rsidP="00E2799F">
            <w:pPr>
              <w:spacing w:after="0" w:line="240" w:lineRule="auto"/>
              <w:rPr>
                <w:rFonts w:ascii="Calibri" w:eastAsia="Times New Roman" w:hAnsi="Calibri" w:cs="Calibri"/>
                <w:color w:val="000000"/>
              </w:rPr>
            </w:pPr>
            <w:r w:rsidRPr="00E2799F">
              <w:rPr>
                <w:rFonts w:ascii="Calibri" w:eastAsia="Times New Roman" w:hAnsi="Calibri" w:cs="Calibri"/>
                <w:color w:val="000000"/>
              </w:rPr>
              <w:t>Service Name</w:t>
            </w:r>
          </w:p>
        </w:tc>
        <w:tc>
          <w:tcPr>
            <w:tcW w:w="3715" w:type="dxa"/>
            <w:tcBorders>
              <w:top w:val="nil"/>
              <w:left w:val="nil"/>
              <w:bottom w:val="single" w:sz="4" w:space="0" w:color="auto"/>
              <w:right w:val="single" w:sz="4" w:space="0" w:color="auto"/>
            </w:tcBorders>
            <w:shd w:val="clear" w:color="auto" w:fill="auto"/>
            <w:noWrap/>
            <w:vAlign w:val="bottom"/>
            <w:hideMark/>
          </w:tcPr>
          <w:p w14:paraId="1F7B92CB" w14:textId="33AE6388" w:rsidR="00E2799F" w:rsidRPr="00E2799F" w:rsidRDefault="00E2799F" w:rsidP="00E2799F">
            <w:pPr>
              <w:spacing w:after="0" w:line="240" w:lineRule="auto"/>
              <w:rPr>
                <w:rFonts w:ascii="Calibri" w:eastAsia="Times New Roman" w:hAnsi="Calibri" w:cs="Calibri"/>
                <w:color w:val="000000"/>
              </w:rPr>
            </w:pPr>
            <w:r w:rsidRPr="00E2799F">
              <w:rPr>
                <w:rFonts w:ascii="Calibri" w:eastAsia="Times New Roman" w:hAnsi="Calibri" w:cs="Calibri"/>
                <w:color w:val="000000"/>
              </w:rPr>
              <w:t>Service Name</w:t>
            </w:r>
            <w:r w:rsidR="009964EA">
              <w:rPr>
                <w:rFonts w:ascii="Calibri" w:eastAsia="Times New Roman" w:hAnsi="Calibri" w:cs="Calibri"/>
                <w:color w:val="000000"/>
              </w:rPr>
              <w:t xml:space="preserve"> </w:t>
            </w:r>
            <w:r w:rsidR="00F67E48">
              <w:rPr>
                <w:rFonts w:ascii="Calibri" w:eastAsia="Times New Roman" w:hAnsi="Calibri" w:cs="Calibri"/>
                <w:color w:val="000000"/>
              </w:rPr>
              <w:t>UiPath Components (</w:t>
            </w:r>
            <w:r w:rsidR="00F67E48">
              <w:rPr>
                <w:lang w:val="en" w:eastAsia="de-DE"/>
              </w:rPr>
              <w:t>Robot Services, Robot</w:t>
            </w:r>
            <w:r w:rsidR="00F67E48" w:rsidRPr="00E55327">
              <w:rPr>
                <w:lang w:val="en" w:eastAsia="de-DE"/>
              </w:rPr>
              <w:t>-Attended</w:t>
            </w:r>
            <w:r w:rsidR="00F67E48">
              <w:rPr>
                <w:lang w:val="en" w:eastAsia="de-DE"/>
              </w:rPr>
              <w:t xml:space="preserve"> Services, Database Services</w:t>
            </w:r>
            <w:r w:rsidR="00F67E48">
              <w:rPr>
                <w:rFonts w:ascii="Calibri" w:eastAsia="Times New Roman" w:hAnsi="Calibri" w:cs="Calibri"/>
                <w:color w:val="000000"/>
              </w:rPr>
              <w:t xml:space="preserve">) </w:t>
            </w:r>
            <w:r w:rsidR="009964EA" w:rsidRPr="00C941CD">
              <w:rPr>
                <w:rFonts w:ascii="Calibri" w:eastAsia="Times New Roman" w:hAnsi="Calibri" w:cs="Calibri"/>
                <w:color w:val="000000"/>
              </w:rPr>
              <w:t>which would be used during the monitoring</w:t>
            </w:r>
            <w:r w:rsidR="009964EA">
              <w:rPr>
                <w:rFonts w:ascii="Calibri" w:eastAsia="Times New Roman" w:hAnsi="Calibri" w:cs="Calibri"/>
                <w:color w:val="000000"/>
              </w:rPr>
              <w:t xml:space="preserve"> and remediation</w:t>
            </w:r>
            <w:r w:rsidR="009964EA" w:rsidRPr="00C941CD">
              <w:rPr>
                <w:rFonts w:ascii="Calibri" w:eastAsia="Times New Roman" w:hAnsi="Calibri" w:cs="Calibri"/>
                <w:color w:val="000000"/>
              </w:rPr>
              <w:t xml:space="preserve"> process</w:t>
            </w:r>
          </w:p>
        </w:tc>
        <w:tc>
          <w:tcPr>
            <w:tcW w:w="1625" w:type="dxa"/>
            <w:tcBorders>
              <w:top w:val="nil"/>
              <w:left w:val="nil"/>
              <w:bottom w:val="single" w:sz="4" w:space="0" w:color="auto"/>
              <w:right w:val="single" w:sz="4" w:space="0" w:color="auto"/>
            </w:tcBorders>
            <w:shd w:val="clear" w:color="auto" w:fill="auto"/>
            <w:noWrap/>
            <w:vAlign w:val="bottom"/>
            <w:hideMark/>
          </w:tcPr>
          <w:p w14:paraId="62BB3489" w14:textId="77777777" w:rsidR="00E2799F" w:rsidRPr="00E2799F" w:rsidRDefault="00E2799F" w:rsidP="00E2799F">
            <w:pPr>
              <w:spacing w:after="0" w:line="240" w:lineRule="auto"/>
              <w:rPr>
                <w:rFonts w:ascii="Calibri" w:eastAsia="Times New Roman" w:hAnsi="Calibri" w:cs="Calibri"/>
                <w:color w:val="000000"/>
              </w:rPr>
            </w:pPr>
            <w:proofErr w:type="spellStart"/>
            <w:r w:rsidRPr="00E2799F">
              <w:rPr>
                <w:rFonts w:ascii="Calibri" w:eastAsia="Times New Roman" w:hAnsi="Calibri" w:cs="Calibri"/>
                <w:color w:val="000000"/>
              </w:rPr>
              <w:t>UiRobotSvc</w:t>
            </w:r>
            <w:proofErr w:type="spellEnd"/>
          </w:p>
        </w:tc>
        <w:tc>
          <w:tcPr>
            <w:tcW w:w="935" w:type="dxa"/>
            <w:tcBorders>
              <w:top w:val="nil"/>
              <w:left w:val="nil"/>
              <w:bottom w:val="single" w:sz="4" w:space="0" w:color="auto"/>
              <w:right w:val="single" w:sz="4" w:space="0" w:color="auto"/>
            </w:tcBorders>
            <w:shd w:val="clear" w:color="auto" w:fill="auto"/>
            <w:noWrap/>
            <w:vAlign w:val="bottom"/>
            <w:hideMark/>
          </w:tcPr>
          <w:p w14:paraId="42DB4DDA" w14:textId="77777777" w:rsidR="00E2799F" w:rsidRPr="00E2799F" w:rsidRDefault="00E2799F" w:rsidP="00541F70">
            <w:pPr>
              <w:keepNext/>
              <w:spacing w:after="0" w:line="240" w:lineRule="auto"/>
              <w:rPr>
                <w:rFonts w:ascii="Calibri" w:eastAsia="Times New Roman" w:hAnsi="Calibri" w:cs="Calibri"/>
                <w:color w:val="000000"/>
              </w:rPr>
            </w:pPr>
            <w:r w:rsidRPr="00E2799F">
              <w:rPr>
                <w:rFonts w:ascii="Calibri" w:eastAsia="Times New Roman" w:hAnsi="Calibri" w:cs="Calibri"/>
                <w:color w:val="000000"/>
              </w:rPr>
              <w:t>No</w:t>
            </w:r>
          </w:p>
        </w:tc>
      </w:tr>
    </w:tbl>
    <w:p w14:paraId="1643479E" w14:textId="6402738B" w:rsidR="00E2799F" w:rsidRDefault="00541F70" w:rsidP="00541F70">
      <w:pPr>
        <w:pStyle w:val="Caption"/>
        <w:jc w:val="center"/>
        <w:rPr>
          <w:lang w:val="en" w:eastAsia="de-DE"/>
        </w:rPr>
      </w:pPr>
      <w:r>
        <w:t xml:space="preserve">Table </w:t>
      </w:r>
      <w:fldSimple w:instr=" SEQ Table \* ARABIC ">
        <w:r w:rsidR="007D71FF">
          <w:rPr>
            <w:noProof/>
          </w:rPr>
          <w:t>38</w:t>
        </w:r>
      </w:fldSimple>
    </w:p>
    <w:p w14:paraId="5152715B" w14:textId="1A2694A7" w:rsidR="00E2799F" w:rsidRPr="00E2799F" w:rsidRDefault="00936CDF" w:rsidP="00E2799F">
      <w:pPr>
        <w:pStyle w:val="ListParagraph"/>
        <w:numPr>
          <w:ilvl w:val="0"/>
          <w:numId w:val="33"/>
        </w:numPr>
        <w:rPr>
          <w:lang w:val="en" w:eastAsia="de-DE"/>
        </w:rPr>
      </w:pPr>
      <w:r>
        <w:rPr>
          <w:lang w:val="en" w:eastAsia="de-DE"/>
        </w:rPr>
        <w:t xml:space="preserve">Sample </w:t>
      </w:r>
      <w:r w:rsidR="00E2799F">
        <w:rPr>
          <w:lang w:val="en" w:eastAsia="de-DE"/>
        </w:rPr>
        <w:t>Database Server</w:t>
      </w:r>
      <w:r w:rsidR="00E2799F" w:rsidRPr="00E2799F">
        <w:rPr>
          <w:lang w:val="en" w:eastAsia="de-DE"/>
        </w:rPr>
        <w:t xml:space="preserve"> attribute details are given below in the Table </w:t>
      </w:r>
      <w:r>
        <w:rPr>
          <w:lang w:val="en" w:eastAsia="de-DE"/>
        </w:rPr>
        <w:t>39</w:t>
      </w:r>
    </w:p>
    <w:p w14:paraId="4B3BD475" w14:textId="77777777" w:rsidR="00E2799F" w:rsidRDefault="00E2799F" w:rsidP="00E55327">
      <w:pPr>
        <w:rPr>
          <w:lang w:val="en" w:eastAsia="de-DE"/>
        </w:rPr>
      </w:pPr>
    </w:p>
    <w:tbl>
      <w:tblPr>
        <w:tblW w:w="8495" w:type="dxa"/>
        <w:tblLook w:val="04A0" w:firstRow="1" w:lastRow="0" w:firstColumn="1" w:lastColumn="0" w:noHBand="0" w:noVBand="1"/>
      </w:tblPr>
      <w:tblGrid>
        <w:gridCol w:w="2220"/>
        <w:gridCol w:w="3535"/>
        <w:gridCol w:w="1805"/>
        <w:gridCol w:w="935"/>
      </w:tblGrid>
      <w:tr w:rsidR="00867E16" w:rsidRPr="00867E16" w14:paraId="5D93027A" w14:textId="77777777" w:rsidTr="00B30DCB">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FABCAE" w14:textId="77777777" w:rsidR="00867E16" w:rsidRPr="00867E16" w:rsidRDefault="00867E16" w:rsidP="00867E16">
            <w:pPr>
              <w:spacing w:after="0" w:line="240" w:lineRule="auto"/>
              <w:jc w:val="center"/>
              <w:rPr>
                <w:rFonts w:ascii="Calibri" w:eastAsia="Times New Roman" w:hAnsi="Calibri" w:cs="Calibri"/>
                <w:b/>
                <w:bCs/>
                <w:color w:val="000000"/>
              </w:rPr>
            </w:pPr>
            <w:r w:rsidRPr="00867E16">
              <w:rPr>
                <w:rFonts w:ascii="Calibri" w:eastAsia="Times New Roman" w:hAnsi="Calibri" w:cs="Calibri"/>
                <w:b/>
                <w:bCs/>
                <w:color w:val="000000"/>
              </w:rPr>
              <w:t>Parameter Name</w:t>
            </w:r>
          </w:p>
        </w:tc>
        <w:tc>
          <w:tcPr>
            <w:tcW w:w="3535" w:type="dxa"/>
            <w:tcBorders>
              <w:top w:val="single" w:sz="4" w:space="0" w:color="auto"/>
              <w:left w:val="nil"/>
              <w:bottom w:val="single" w:sz="4" w:space="0" w:color="auto"/>
              <w:right w:val="single" w:sz="4" w:space="0" w:color="auto"/>
            </w:tcBorders>
            <w:shd w:val="clear" w:color="auto" w:fill="auto"/>
            <w:noWrap/>
            <w:vAlign w:val="bottom"/>
            <w:hideMark/>
          </w:tcPr>
          <w:p w14:paraId="3E2539A6" w14:textId="77777777" w:rsidR="00867E16" w:rsidRPr="00867E16" w:rsidRDefault="00867E16" w:rsidP="00867E16">
            <w:pPr>
              <w:spacing w:after="0" w:line="240" w:lineRule="auto"/>
              <w:jc w:val="center"/>
              <w:rPr>
                <w:rFonts w:ascii="Calibri" w:eastAsia="Times New Roman" w:hAnsi="Calibri" w:cs="Calibri"/>
                <w:b/>
                <w:bCs/>
                <w:color w:val="000000"/>
              </w:rPr>
            </w:pPr>
            <w:r w:rsidRPr="00867E16">
              <w:rPr>
                <w:rFonts w:ascii="Calibri" w:eastAsia="Times New Roman" w:hAnsi="Calibri" w:cs="Calibri"/>
                <w:b/>
                <w:bCs/>
                <w:color w:val="000000"/>
              </w:rPr>
              <w:t>Description</w:t>
            </w:r>
          </w:p>
        </w:tc>
        <w:tc>
          <w:tcPr>
            <w:tcW w:w="1805" w:type="dxa"/>
            <w:tcBorders>
              <w:top w:val="single" w:sz="4" w:space="0" w:color="auto"/>
              <w:left w:val="nil"/>
              <w:bottom w:val="single" w:sz="4" w:space="0" w:color="auto"/>
              <w:right w:val="single" w:sz="4" w:space="0" w:color="auto"/>
            </w:tcBorders>
            <w:shd w:val="clear" w:color="auto" w:fill="auto"/>
            <w:noWrap/>
            <w:vAlign w:val="bottom"/>
            <w:hideMark/>
          </w:tcPr>
          <w:p w14:paraId="3521785C" w14:textId="77777777" w:rsidR="00867E16" w:rsidRPr="00867E16" w:rsidRDefault="00867E16" w:rsidP="00867E16">
            <w:pPr>
              <w:spacing w:after="0" w:line="240" w:lineRule="auto"/>
              <w:jc w:val="center"/>
              <w:rPr>
                <w:rFonts w:ascii="Calibri" w:eastAsia="Times New Roman" w:hAnsi="Calibri" w:cs="Calibri"/>
                <w:b/>
                <w:bCs/>
                <w:color w:val="000000"/>
              </w:rPr>
            </w:pPr>
            <w:r w:rsidRPr="00867E16">
              <w:rPr>
                <w:rFonts w:ascii="Calibri" w:eastAsia="Times New Roman" w:hAnsi="Calibri" w:cs="Calibri"/>
                <w:b/>
                <w:bCs/>
                <w:color w:val="000000"/>
              </w:rPr>
              <w:t>Value</w:t>
            </w:r>
          </w:p>
        </w:tc>
        <w:tc>
          <w:tcPr>
            <w:tcW w:w="935" w:type="dxa"/>
            <w:tcBorders>
              <w:top w:val="single" w:sz="4" w:space="0" w:color="auto"/>
              <w:left w:val="nil"/>
              <w:bottom w:val="single" w:sz="4" w:space="0" w:color="auto"/>
              <w:right w:val="single" w:sz="4" w:space="0" w:color="auto"/>
            </w:tcBorders>
            <w:shd w:val="clear" w:color="auto" w:fill="auto"/>
            <w:noWrap/>
            <w:vAlign w:val="bottom"/>
            <w:hideMark/>
          </w:tcPr>
          <w:p w14:paraId="60134034" w14:textId="77777777" w:rsidR="00867E16" w:rsidRPr="00867E16" w:rsidRDefault="00867E16" w:rsidP="00867E16">
            <w:pPr>
              <w:spacing w:after="0" w:line="240" w:lineRule="auto"/>
              <w:jc w:val="center"/>
              <w:rPr>
                <w:rFonts w:ascii="Calibri" w:eastAsia="Times New Roman" w:hAnsi="Calibri" w:cs="Calibri"/>
                <w:b/>
                <w:bCs/>
                <w:color w:val="000000"/>
              </w:rPr>
            </w:pPr>
            <w:proofErr w:type="spellStart"/>
            <w:r w:rsidRPr="00867E16">
              <w:rPr>
                <w:rFonts w:ascii="Calibri" w:eastAsia="Times New Roman" w:hAnsi="Calibri" w:cs="Calibri"/>
                <w:b/>
                <w:bCs/>
                <w:color w:val="000000"/>
              </w:rPr>
              <w:t>IsSecret</w:t>
            </w:r>
            <w:proofErr w:type="spellEnd"/>
          </w:p>
        </w:tc>
      </w:tr>
      <w:tr w:rsidR="00867E16" w:rsidRPr="00867E16" w14:paraId="738F9FC3" w14:textId="77777777" w:rsidTr="00B30DCB">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BD2D843"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Host Name</w:t>
            </w:r>
          </w:p>
        </w:tc>
        <w:tc>
          <w:tcPr>
            <w:tcW w:w="3535" w:type="dxa"/>
            <w:tcBorders>
              <w:top w:val="nil"/>
              <w:left w:val="nil"/>
              <w:bottom w:val="single" w:sz="4" w:space="0" w:color="auto"/>
              <w:right w:val="single" w:sz="4" w:space="0" w:color="auto"/>
            </w:tcBorders>
            <w:shd w:val="clear" w:color="auto" w:fill="auto"/>
            <w:noWrap/>
            <w:vAlign w:val="bottom"/>
            <w:hideMark/>
          </w:tcPr>
          <w:p w14:paraId="12BF694B" w14:textId="025E2FE6" w:rsidR="00867E16" w:rsidRPr="00867E16" w:rsidRDefault="00B30DCB" w:rsidP="00867E16">
            <w:pPr>
              <w:spacing w:after="0" w:line="240" w:lineRule="auto"/>
              <w:rPr>
                <w:rFonts w:ascii="Calibri" w:eastAsia="Times New Roman" w:hAnsi="Calibri" w:cs="Calibri"/>
                <w:color w:val="000000"/>
              </w:rPr>
            </w:pPr>
            <w:r w:rsidRPr="00B30DCB">
              <w:rPr>
                <w:rFonts w:ascii="Calibri" w:eastAsia="Times New Roman" w:hAnsi="Calibri" w:cs="Calibri"/>
                <w:color w:val="000000"/>
              </w:rPr>
              <w:t xml:space="preserve">Host Name of the </w:t>
            </w:r>
            <w:r>
              <w:rPr>
                <w:rFonts w:ascii="Calibri" w:eastAsia="Times New Roman" w:hAnsi="Calibri" w:cs="Calibri"/>
                <w:color w:val="000000"/>
              </w:rPr>
              <w:t xml:space="preserve">Database server </w:t>
            </w:r>
            <w:r w:rsidRPr="00B30DCB">
              <w:rPr>
                <w:rFonts w:ascii="Calibri" w:eastAsia="Times New Roman" w:hAnsi="Calibri" w:cs="Calibri"/>
                <w:color w:val="000000"/>
              </w:rPr>
              <w:t>which would be used during the monitoring and remediation process</w:t>
            </w:r>
          </w:p>
        </w:tc>
        <w:tc>
          <w:tcPr>
            <w:tcW w:w="1805" w:type="dxa"/>
            <w:tcBorders>
              <w:top w:val="nil"/>
              <w:left w:val="nil"/>
              <w:bottom w:val="single" w:sz="4" w:space="0" w:color="auto"/>
              <w:right w:val="single" w:sz="4" w:space="0" w:color="auto"/>
            </w:tcBorders>
            <w:shd w:val="clear" w:color="auto" w:fill="auto"/>
            <w:noWrap/>
            <w:vAlign w:val="bottom"/>
            <w:hideMark/>
          </w:tcPr>
          <w:p w14:paraId="54372BE6"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VM00001</w:t>
            </w:r>
          </w:p>
        </w:tc>
        <w:tc>
          <w:tcPr>
            <w:tcW w:w="935" w:type="dxa"/>
            <w:tcBorders>
              <w:top w:val="nil"/>
              <w:left w:val="nil"/>
              <w:bottom w:val="single" w:sz="4" w:space="0" w:color="auto"/>
              <w:right w:val="single" w:sz="4" w:space="0" w:color="auto"/>
            </w:tcBorders>
            <w:shd w:val="clear" w:color="auto" w:fill="auto"/>
            <w:noWrap/>
            <w:vAlign w:val="bottom"/>
            <w:hideMark/>
          </w:tcPr>
          <w:p w14:paraId="639C0599"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r w:rsidR="00867E16" w:rsidRPr="00867E16" w14:paraId="09C8FDD3" w14:textId="77777777" w:rsidTr="00B30DCB">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7F0EC3B"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Input</w:t>
            </w:r>
          </w:p>
        </w:tc>
        <w:tc>
          <w:tcPr>
            <w:tcW w:w="3535" w:type="dxa"/>
            <w:tcBorders>
              <w:top w:val="nil"/>
              <w:left w:val="nil"/>
              <w:bottom w:val="single" w:sz="4" w:space="0" w:color="auto"/>
              <w:right w:val="single" w:sz="4" w:space="0" w:color="auto"/>
            </w:tcBorders>
            <w:shd w:val="clear" w:color="auto" w:fill="auto"/>
            <w:noWrap/>
            <w:vAlign w:val="bottom"/>
            <w:hideMark/>
          </w:tcPr>
          <w:p w14:paraId="20A37EF5" w14:textId="607CAC81" w:rsidR="00867E16" w:rsidRPr="00867E16" w:rsidRDefault="00B30DCB" w:rsidP="00867E16">
            <w:pPr>
              <w:spacing w:after="0" w:line="240" w:lineRule="auto"/>
              <w:rPr>
                <w:rFonts w:ascii="Calibri" w:eastAsia="Times New Roman" w:hAnsi="Calibri" w:cs="Calibri"/>
                <w:color w:val="000000"/>
              </w:rPr>
            </w:pPr>
            <w:r w:rsidRPr="00B30DCB">
              <w:rPr>
                <w:rFonts w:ascii="Calibri" w:eastAsia="Times New Roman" w:hAnsi="Calibri" w:cs="Calibri"/>
                <w:color w:val="000000"/>
              </w:rPr>
              <w:t xml:space="preserve">Host Name of the </w:t>
            </w:r>
            <w:r>
              <w:rPr>
                <w:rFonts w:ascii="Calibri" w:eastAsia="Times New Roman" w:hAnsi="Calibri" w:cs="Calibri"/>
                <w:color w:val="000000"/>
              </w:rPr>
              <w:t xml:space="preserve">Database server </w:t>
            </w:r>
            <w:r w:rsidRPr="00B30DCB">
              <w:rPr>
                <w:rFonts w:ascii="Calibri" w:eastAsia="Times New Roman" w:hAnsi="Calibri" w:cs="Calibri"/>
                <w:color w:val="000000"/>
              </w:rPr>
              <w:t>which would be used during the monitoring and remediation process</w:t>
            </w:r>
          </w:p>
        </w:tc>
        <w:tc>
          <w:tcPr>
            <w:tcW w:w="1805" w:type="dxa"/>
            <w:tcBorders>
              <w:top w:val="nil"/>
              <w:left w:val="nil"/>
              <w:bottom w:val="single" w:sz="4" w:space="0" w:color="auto"/>
              <w:right w:val="single" w:sz="4" w:space="0" w:color="auto"/>
            </w:tcBorders>
            <w:shd w:val="clear" w:color="auto" w:fill="auto"/>
            <w:noWrap/>
            <w:vAlign w:val="bottom"/>
            <w:hideMark/>
          </w:tcPr>
          <w:p w14:paraId="3B4A4995"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VM00001</w:t>
            </w:r>
          </w:p>
        </w:tc>
        <w:tc>
          <w:tcPr>
            <w:tcW w:w="935" w:type="dxa"/>
            <w:tcBorders>
              <w:top w:val="nil"/>
              <w:left w:val="nil"/>
              <w:bottom w:val="single" w:sz="4" w:space="0" w:color="auto"/>
              <w:right w:val="single" w:sz="4" w:space="0" w:color="auto"/>
            </w:tcBorders>
            <w:shd w:val="clear" w:color="auto" w:fill="auto"/>
            <w:noWrap/>
            <w:vAlign w:val="bottom"/>
            <w:hideMark/>
          </w:tcPr>
          <w:p w14:paraId="2BF5A508"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r w:rsidR="00867E16" w:rsidRPr="00867E16" w14:paraId="228C3985" w14:textId="77777777" w:rsidTr="00B30DCB">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EBE39ED"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Machine Name</w:t>
            </w:r>
          </w:p>
        </w:tc>
        <w:tc>
          <w:tcPr>
            <w:tcW w:w="3535" w:type="dxa"/>
            <w:tcBorders>
              <w:top w:val="nil"/>
              <w:left w:val="nil"/>
              <w:bottom w:val="single" w:sz="4" w:space="0" w:color="auto"/>
              <w:right w:val="single" w:sz="4" w:space="0" w:color="auto"/>
            </w:tcBorders>
            <w:shd w:val="clear" w:color="auto" w:fill="auto"/>
            <w:noWrap/>
            <w:vAlign w:val="bottom"/>
            <w:hideMark/>
          </w:tcPr>
          <w:p w14:paraId="62C134BA" w14:textId="432F9B80" w:rsidR="00867E16" w:rsidRPr="00867E16" w:rsidRDefault="00B30DCB" w:rsidP="00867E16">
            <w:pPr>
              <w:spacing w:after="0" w:line="240" w:lineRule="auto"/>
              <w:rPr>
                <w:rFonts w:ascii="Calibri" w:eastAsia="Times New Roman" w:hAnsi="Calibri" w:cs="Calibri"/>
                <w:color w:val="000000"/>
              </w:rPr>
            </w:pPr>
            <w:r>
              <w:rPr>
                <w:rFonts w:ascii="Calibri" w:eastAsia="Times New Roman" w:hAnsi="Calibri" w:cs="Calibri"/>
                <w:color w:val="000000"/>
              </w:rPr>
              <w:t xml:space="preserve">IP Address </w:t>
            </w:r>
            <w:r w:rsidRPr="00B30DCB">
              <w:rPr>
                <w:rFonts w:ascii="Calibri" w:eastAsia="Times New Roman" w:hAnsi="Calibri" w:cs="Calibri"/>
                <w:color w:val="000000"/>
              </w:rPr>
              <w:t xml:space="preserve">of the </w:t>
            </w:r>
            <w:r>
              <w:rPr>
                <w:rFonts w:ascii="Calibri" w:eastAsia="Times New Roman" w:hAnsi="Calibri" w:cs="Calibri"/>
                <w:color w:val="000000"/>
              </w:rPr>
              <w:t xml:space="preserve">Database server </w:t>
            </w:r>
            <w:r w:rsidRPr="00B30DCB">
              <w:rPr>
                <w:rFonts w:ascii="Calibri" w:eastAsia="Times New Roman" w:hAnsi="Calibri" w:cs="Calibri"/>
                <w:color w:val="000000"/>
              </w:rPr>
              <w:t>which would be used during the monitoring and remediation process</w:t>
            </w:r>
          </w:p>
        </w:tc>
        <w:tc>
          <w:tcPr>
            <w:tcW w:w="1805" w:type="dxa"/>
            <w:tcBorders>
              <w:top w:val="nil"/>
              <w:left w:val="nil"/>
              <w:bottom w:val="single" w:sz="4" w:space="0" w:color="auto"/>
              <w:right w:val="single" w:sz="4" w:space="0" w:color="auto"/>
            </w:tcBorders>
            <w:shd w:val="clear" w:color="auto" w:fill="auto"/>
            <w:noWrap/>
            <w:vAlign w:val="bottom"/>
            <w:hideMark/>
          </w:tcPr>
          <w:p w14:paraId="2910B8AF"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10.0.0.1</w:t>
            </w:r>
          </w:p>
        </w:tc>
        <w:tc>
          <w:tcPr>
            <w:tcW w:w="935" w:type="dxa"/>
            <w:tcBorders>
              <w:top w:val="nil"/>
              <w:left w:val="nil"/>
              <w:bottom w:val="single" w:sz="4" w:space="0" w:color="auto"/>
              <w:right w:val="single" w:sz="4" w:space="0" w:color="auto"/>
            </w:tcBorders>
            <w:shd w:val="clear" w:color="auto" w:fill="auto"/>
            <w:noWrap/>
            <w:vAlign w:val="bottom"/>
            <w:hideMark/>
          </w:tcPr>
          <w:p w14:paraId="0189E7BF"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r w:rsidR="00867E16" w:rsidRPr="00867E16" w14:paraId="7858F3DB" w14:textId="77777777" w:rsidTr="00B30DCB">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8876075"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IP Address</w:t>
            </w:r>
          </w:p>
        </w:tc>
        <w:tc>
          <w:tcPr>
            <w:tcW w:w="3535" w:type="dxa"/>
            <w:tcBorders>
              <w:top w:val="nil"/>
              <w:left w:val="nil"/>
              <w:bottom w:val="single" w:sz="4" w:space="0" w:color="auto"/>
              <w:right w:val="single" w:sz="4" w:space="0" w:color="auto"/>
            </w:tcBorders>
            <w:shd w:val="clear" w:color="auto" w:fill="auto"/>
            <w:noWrap/>
            <w:vAlign w:val="bottom"/>
            <w:hideMark/>
          </w:tcPr>
          <w:p w14:paraId="7C8C563C" w14:textId="41E56918" w:rsidR="00867E16" w:rsidRPr="00867E16" w:rsidRDefault="00B30DCB" w:rsidP="00867E16">
            <w:pPr>
              <w:spacing w:after="0" w:line="240" w:lineRule="auto"/>
              <w:rPr>
                <w:rFonts w:ascii="Calibri" w:eastAsia="Times New Roman" w:hAnsi="Calibri" w:cs="Calibri"/>
                <w:color w:val="000000"/>
              </w:rPr>
            </w:pPr>
            <w:r>
              <w:rPr>
                <w:rFonts w:ascii="Calibri" w:eastAsia="Times New Roman" w:hAnsi="Calibri" w:cs="Calibri"/>
                <w:color w:val="000000"/>
              </w:rPr>
              <w:t xml:space="preserve">IP Address </w:t>
            </w:r>
            <w:r w:rsidRPr="00B30DCB">
              <w:rPr>
                <w:rFonts w:ascii="Calibri" w:eastAsia="Times New Roman" w:hAnsi="Calibri" w:cs="Calibri"/>
                <w:color w:val="000000"/>
              </w:rPr>
              <w:t xml:space="preserve">of the </w:t>
            </w:r>
            <w:r>
              <w:rPr>
                <w:rFonts w:ascii="Calibri" w:eastAsia="Times New Roman" w:hAnsi="Calibri" w:cs="Calibri"/>
                <w:color w:val="000000"/>
              </w:rPr>
              <w:t xml:space="preserve">Database server </w:t>
            </w:r>
            <w:r w:rsidRPr="00B30DCB">
              <w:rPr>
                <w:rFonts w:ascii="Calibri" w:eastAsia="Times New Roman" w:hAnsi="Calibri" w:cs="Calibri"/>
                <w:color w:val="000000"/>
              </w:rPr>
              <w:t>which would be used during the monitoring and remediation process</w:t>
            </w:r>
          </w:p>
        </w:tc>
        <w:tc>
          <w:tcPr>
            <w:tcW w:w="1805" w:type="dxa"/>
            <w:tcBorders>
              <w:top w:val="nil"/>
              <w:left w:val="nil"/>
              <w:bottom w:val="single" w:sz="4" w:space="0" w:color="auto"/>
              <w:right w:val="single" w:sz="4" w:space="0" w:color="auto"/>
            </w:tcBorders>
            <w:shd w:val="clear" w:color="auto" w:fill="auto"/>
            <w:noWrap/>
            <w:vAlign w:val="bottom"/>
            <w:hideMark/>
          </w:tcPr>
          <w:p w14:paraId="2ED5296B"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10.0.0.1</w:t>
            </w:r>
          </w:p>
        </w:tc>
        <w:tc>
          <w:tcPr>
            <w:tcW w:w="935" w:type="dxa"/>
            <w:tcBorders>
              <w:top w:val="nil"/>
              <w:left w:val="nil"/>
              <w:bottom w:val="single" w:sz="4" w:space="0" w:color="auto"/>
              <w:right w:val="single" w:sz="4" w:space="0" w:color="auto"/>
            </w:tcBorders>
            <w:shd w:val="clear" w:color="auto" w:fill="auto"/>
            <w:noWrap/>
            <w:vAlign w:val="bottom"/>
            <w:hideMark/>
          </w:tcPr>
          <w:p w14:paraId="42A2BDD2"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r w:rsidR="00867E16" w:rsidRPr="00867E16" w14:paraId="4623A4E9" w14:textId="77777777" w:rsidTr="00B30DCB">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7901F35"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lastRenderedPageBreak/>
              <w:t>No Of Retries</w:t>
            </w:r>
          </w:p>
        </w:tc>
        <w:tc>
          <w:tcPr>
            <w:tcW w:w="3535" w:type="dxa"/>
            <w:tcBorders>
              <w:top w:val="nil"/>
              <w:left w:val="nil"/>
              <w:bottom w:val="single" w:sz="4" w:space="0" w:color="auto"/>
              <w:right w:val="single" w:sz="4" w:space="0" w:color="auto"/>
            </w:tcBorders>
            <w:shd w:val="clear" w:color="auto" w:fill="auto"/>
            <w:noWrap/>
            <w:vAlign w:val="bottom"/>
            <w:hideMark/>
          </w:tcPr>
          <w:p w14:paraId="3F09F777" w14:textId="61C4874F" w:rsidR="00867E16" w:rsidRPr="00867E16" w:rsidRDefault="00B30DCB" w:rsidP="00867E16">
            <w:pPr>
              <w:spacing w:after="0" w:line="240" w:lineRule="auto"/>
              <w:rPr>
                <w:rFonts w:ascii="Calibri" w:eastAsia="Times New Roman" w:hAnsi="Calibri" w:cs="Calibri"/>
                <w:color w:val="000000"/>
              </w:rPr>
            </w:pPr>
            <w:r w:rsidRPr="00B30DCB">
              <w:rPr>
                <w:rFonts w:ascii="Calibri" w:eastAsia="Times New Roman" w:hAnsi="Calibri" w:cs="Calibri"/>
                <w:color w:val="000000"/>
              </w:rPr>
              <w:t>Number of Retries which would be used during the monitoring process</w:t>
            </w:r>
          </w:p>
        </w:tc>
        <w:tc>
          <w:tcPr>
            <w:tcW w:w="1805" w:type="dxa"/>
            <w:tcBorders>
              <w:top w:val="nil"/>
              <w:left w:val="nil"/>
              <w:bottom w:val="single" w:sz="4" w:space="0" w:color="auto"/>
              <w:right w:val="single" w:sz="4" w:space="0" w:color="auto"/>
            </w:tcBorders>
            <w:shd w:val="clear" w:color="auto" w:fill="auto"/>
            <w:noWrap/>
            <w:vAlign w:val="bottom"/>
            <w:hideMark/>
          </w:tcPr>
          <w:p w14:paraId="7C676772" w14:textId="77777777" w:rsidR="00867E16" w:rsidRPr="00867E16" w:rsidRDefault="00867E16" w:rsidP="00867E16">
            <w:pPr>
              <w:spacing w:after="0" w:line="240" w:lineRule="auto"/>
              <w:jc w:val="right"/>
              <w:rPr>
                <w:rFonts w:ascii="Calibri" w:eastAsia="Times New Roman" w:hAnsi="Calibri" w:cs="Calibri"/>
                <w:color w:val="000000"/>
              </w:rPr>
            </w:pPr>
            <w:r w:rsidRPr="00867E16">
              <w:rPr>
                <w:rFonts w:ascii="Calibri" w:eastAsia="Times New Roman" w:hAnsi="Calibri" w:cs="Calibri"/>
                <w:color w:val="000000"/>
              </w:rPr>
              <w:t>3</w:t>
            </w:r>
          </w:p>
        </w:tc>
        <w:tc>
          <w:tcPr>
            <w:tcW w:w="935" w:type="dxa"/>
            <w:tcBorders>
              <w:top w:val="nil"/>
              <w:left w:val="nil"/>
              <w:bottom w:val="single" w:sz="4" w:space="0" w:color="auto"/>
              <w:right w:val="single" w:sz="4" w:space="0" w:color="auto"/>
            </w:tcBorders>
            <w:shd w:val="clear" w:color="auto" w:fill="auto"/>
            <w:noWrap/>
            <w:vAlign w:val="bottom"/>
            <w:hideMark/>
          </w:tcPr>
          <w:p w14:paraId="25F86ABD"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r w:rsidR="00867E16" w:rsidRPr="00867E16" w14:paraId="68690D7A" w14:textId="77777777" w:rsidTr="00B30DCB">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07A46B9" w14:textId="77777777" w:rsidR="00867E16" w:rsidRPr="00867E16" w:rsidRDefault="00867E16" w:rsidP="00867E16">
            <w:pPr>
              <w:spacing w:after="0" w:line="240" w:lineRule="auto"/>
              <w:rPr>
                <w:rFonts w:ascii="Calibri" w:eastAsia="Times New Roman" w:hAnsi="Calibri" w:cs="Calibri"/>
                <w:color w:val="000000"/>
              </w:rPr>
            </w:pPr>
            <w:r w:rsidRPr="00867E16">
              <w:rPr>
                <w:rFonts w:ascii="Calibri" w:eastAsia="Times New Roman" w:hAnsi="Calibri" w:cs="Calibri"/>
                <w:color w:val="000000"/>
              </w:rPr>
              <w:t>Wait Time</w:t>
            </w:r>
          </w:p>
        </w:tc>
        <w:tc>
          <w:tcPr>
            <w:tcW w:w="3535" w:type="dxa"/>
            <w:tcBorders>
              <w:top w:val="nil"/>
              <w:left w:val="nil"/>
              <w:bottom w:val="single" w:sz="4" w:space="0" w:color="auto"/>
              <w:right w:val="single" w:sz="4" w:space="0" w:color="auto"/>
            </w:tcBorders>
            <w:shd w:val="clear" w:color="auto" w:fill="auto"/>
            <w:noWrap/>
            <w:vAlign w:val="bottom"/>
            <w:hideMark/>
          </w:tcPr>
          <w:p w14:paraId="4DF81D5E" w14:textId="6AE2E521" w:rsidR="00867E16" w:rsidRPr="00867E16" w:rsidRDefault="00B30DCB" w:rsidP="00867E16">
            <w:pPr>
              <w:spacing w:after="0" w:line="240" w:lineRule="auto"/>
              <w:rPr>
                <w:rFonts w:ascii="Calibri" w:eastAsia="Times New Roman" w:hAnsi="Calibri" w:cs="Calibri"/>
                <w:color w:val="000000"/>
              </w:rPr>
            </w:pPr>
            <w:r w:rsidRPr="00B30DCB">
              <w:rPr>
                <w:rFonts w:ascii="Calibri" w:eastAsia="Times New Roman" w:hAnsi="Calibri" w:cs="Calibri"/>
                <w:color w:val="000000"/>
              </w:rPr>
              <w:t>Wait Time (In second) which would be used during the monitoring process</w:t>
            </w:r>
          </w:p>
        </w:tc>
        <w:tc>
          <w:tcPr>
            <w:tcW w:w="1805" w:type="dxa"/>
            <w:tcBorders>
              <w:top w:val="nil"/>
              <w:left w:val="nil"/>
              <w:bottom w:val="single" w:sz="4" w:space="0" w:color="auto"/>
              <w:right w:val="single" w:sz="4" w:space="0" w:color="auto"/>
            </w:tcBorders>
            <w:shd w:val="clear" w:color="auto" w:fill="auto"/>
            <w:noWrap/>
            <w:vAlign w:val="bottom"/>
            <w:hideMark/>
          </w:tcPr>
          <w:p w14:paraId="428B8A25" w14:textId="77777777" w:rsidR="00867E16" w:rsidRPr="00867E16" w:rsidRDefault="00867E16" w:rsidP="00867E16">
            <w:pPr>
              <w:spacing w:after="0" w:line="240" w:lineRule="auto"/>
              <w:jc w:val="right"/>
              <w:rPr>
                <w:rFonts w:ascii="Calibri" w:eastAsia="Times New Roman" w:hAnsi="Calibri" w:cs="Calibri"/>
                <w:color w:val="000000"/>
              </w:rPr>
            </w:pPr>
            <w:r w:rsidRPr="00867E16">
              <w:rPr>
                <w:rFonts w:ascii="Calibri" w:eastAsia="Times New Roman" w:hAnsi="Calibri" w:cs="Calibri"/>
                <w:color w:val="000000"/>
              </w:rPr>
              <w:t>30</w:t>
            </w:r>
          </w:p>
        </w:tc>
        <w:tc>
          <w:tcPr>
            <w:tcW w:w="935" w:type="dxa"/>
            <w:tcBorders>
              <w:top w:val="nil"/>
              <w:left w:val="nil"/>
              <w:bottom w:val="single" w:sz="4" w:space="0" w:color="auto"/>
              <w:right w:val="single" w:sz="4" w:space="0" w:color="auto"/>
            </w:tcBorders>
            <w:shd w:val="clear" w:color="auto" w:fill="auto"/>
            <w:noWrap/>
            <w:vAlign w:val="bottom"/>
            <w:hideMark/>
          </w:tcPr>
          <w:p w14:paraId="7E3F95F7" w14:textId="77777777" w:rsidR="00867E16" w:rsidRPr="00867E16" w:rsidRDefault="00867E16" w:rsidP="00867E16">
            <w:pPr>
              <w:keepNext/>
              <w:spacing w:after="0" w:line="240" w:lineRule="auto"/>
              <w:rPr>
                <w:rFonts w:ascii="Calibri" w:eastAsia="Times New Roman" w:hAnsi="Calibri" w:cs="Calibri"/>
                <w:color w:val="000000"/>
              </w:rPr>
            </w:pPr>
            <w:r w:rsidRPr="00867E16">
              <w:rPr>
                <w:rFonts w:ascii="Calibri" w:eastAsia="Times New Roman" w:hAnsi="Calibri" w:cs="Calibri"/>
                <w:color w:val="000000"/>
              </w:rPr>
              <w:t>No</w:t>
            </w:r>
          </w:p>
        </w:tc>
      </w:tr>
    </w:tbl>
    <w:p w14:paraId="25062565" w14:textId="0DEC27C2" w:rsidR="00E2799F" w:rsidRPr="00E55327" w:rsidRDefault="00867E16" w:rsidP="00867E16">
      <w:pPr>
        <w:pStyle w:val="Caption"/>
        <w:jc w:val="center"/>
        <w:rPr>
          <w:lang w:val="en" w:eastAsia="de-DE"/>
        </w:rPr>
      </w:pPr>
      <w:r>
        <w:t xml:space="preserve">Table </w:t>
      </w:r>
      <w:fldSimple w:instr=" SEQ Table \* ARABIC ">
        <w:r w:rsidR="007D71FF">
          <w:rPr>
            <w:noProof/>
          </w:rPr>
          <w:t>39</w:t>
        </w:r>
      </w:fldSimple>
    </w:p>
    <w:p w14:paraId="1CC57C47" w14:textId="77777777" w:rsidR="00CF02F6" w:rsidRPr="004236AF" w:rsidRDefault="00CF02F6" w:rsidP="00CF02F6">
      <w:pPr>
        <w:rPr>
          <w:b/>
          <w:bCs/>
        </w:rPr>
      </w:pPr>
      <w:r w:rsidRPr="004236AF">
        <w:rPr>
          <w:b/>
          <w:bCs/>
        </w:rPr>
        <w:t xml:space="preserve">Note: </w:t>
      </w:r>
    </w:p>
    <w:p w14:paraId="5F3D81C3" w14:textId="77777777" w:rsidR="00CF02F6" w:rsidRDefault="00CF02F6" w:rsidP="00CF02F6">
      <w:pPr>
        <w:rPr>
          <w:rFonts w:ascii="Calibri" w:eastAsia="Times New Roman" w:hAnsi="Calibri" w:cs="Calibri"/>
          <w:color w:val="000000"/>
        </w:rPr>
      </w:pPr>
      <w:r w:rsidRPr="00132207">
        <w:rPr>
          <w:rFonts w:ascii="Calibri" w:eastAsia="Times New Roman" w:hAnsi="Calibri" w:cs="Calibri"/>
          <w:color w:val="000000"/>
        </w:rPr>
        <w:t>No Of Retries</w:t>
      </w:r>
      <w:r>
        <w:rPr>
          <w:rFonts w:ascii="Calibri" w:eastAsia="Times New Roman" w:hAnsi="Calibri" w:cs="Calibri"/>
          <w:color w:val="000000"/>
        </w:rPr>
        <w:t xml:space="preserve">, </w:t>
      </w:r>
      <w:r w:rsidRPr="00132207">
        <w:rPr>
          <w:rFonts w:ascii="Calibri" w:eastAsia="Times New Roman" w:hAnsi="Calibri" w:cs="Calibri"/>
          <w:color w:val="000000"/>
        </w:rPr>
        <w:t>Wait Time</w:t>
      </w:r>
      <w:r>
        <w:rPr>
          <w:rFonts w:ascii="Calibri" w:eastAsia="Times New Roman" w:hAnsi="Calibri" w:cs="Calibri"/>
          <w:color w:val="000000"/>
        </w:rPr>
        <w:t>: parameters are used during the monitoring process.</w:t>
      </w:r>
    </w:p>
    <w:p w14:paraId="55A80B1A" w14:textId="77777777" w:rsidR="00CF02F6" w:rsidRDefault="00CF02F6" w:rsidP="00CF02F6">
      <w:pPr>
        <w:rPr>
          <w:rFonts w:ascii="Calibri" w:eastAsia="Times New Roman" w:hAnsi="Calibri" w:cs="Calibri"/>
          <w:color w:val="000000"/>
        </w:rPr>
      </w:pPr>
      <w:r>
        <w:rPr>
          <w:rFonts w:ascii="Calibri" w:eastAsia="Times New Roman" w:hAnsi="Calibri" w:cs="Calibri"/>
          <w:color w:val="000000"/>
        </w:rPr>
        <w:t xml:space="preserve">For example:   </w:t>
      </w:r>
      <w:r w:rsidRPr="00132207">
        <w:rPr>
          <w:rFonts w:ascii="Calibri" w:eastAsia="Times New Roman" w:hAnsi="Calibri" w:cs="Calibri"/>
          <w:color w:val="000000"/>
        </w:rPr>
        <w:t xml:space="preserve">Host Name </w:t>
      </w:r>
      <w:r>
        <w:rPr>
          <w:rFonts w:ascii="Calibri" w:eastAsia="Times New Roman" w:hAnsi="Calibri" w:cs="Calibri"/>
          <w:color w:val="000000"/>
        </w:rPr>
        <w:t xml:space="preserve">= </w:t>
      </w:r>
      <w:r w:rsidRPr="00D60C14">
        <w:rPr>
          <w:rFonts w:ascii="Calibri" w:eastAsia="Times New Roman" w:hAnsi="Calibri" w:cs="Calibri"/>
          <w:color w:val="000000"/>
        </w:rPr>
        <w:t>VM00001</w:t>
      </w:r>
      <w:r>
        <w:rPr>
          <w:rFonts w:ascii="Calibri" w:eastAsia="Times New Roman" w:hAnsi="Calibri" w:cs="Calibri"/>
          <w:color w:val="000000"/>
        </w:rPr>
        <w:t xml:space="preserve">, </w:t>
      </w:r>
      <w:r w:rsidRPr="00132207">
        <w:rPr>
          <w:rFonts w:ascii="Calibri" w:eastAsia="Times New Roman" w:hAnsi="Calibri" w:cs="Calibri"/>
          <w:color w:val="000000"/>
        </w:rPr>
        <w:t xml:space="preserve">No </w:t>
      </w:r>
      <w:proofErr w:type="gramStart"/>
      <w:r w:rsidRPr="00132207">
        <w:rPr>
          <w:rFonts w:ascii="Calibri" w:eastAsia="Times New Roman" w:hAnsi="Calibri" w:cs="Calibri"/>
          <w:color w:val="000000"/>
        </w:rPr>
        <w:t>Of</w:t>
      </w:r>
      <w:proofErr w:type="gramEnd"/>
      <w:r w:rsidRPr="00132207">
        <w:rPr>
          <w:rFonts w:ascii="Calibri" w:eastAsia="Times New Roman" w:hAnsi="Calibri" w:cs="Calibri"/>
          <w:color w:val="000000"/>
        </w:rPr>
        <w:t xml:space="preserve"> Retries</w:t>
      </w:r>
      <w:r>
        <w:rPr>
          <w:rFonts w:ascii="Calibri" w:eastAsia="Times New Roman" w:hAnsi="Calibri" w:cs="Calibri"/>
          <w:color w:val="000000"/>
        </w:rPr>
        <w:t xml:space="preserve"> = 3 and Wait Time = 30</w:t>
      </w:r>
    </w:p>
    <w:p w14:paraId="2ABEC88D" w14:textId="77777777" w:rsidR="00CF02F6" w:rsidRDefault="00CF02F6" w:rsidP="00CF02F6">
      <w:r>
        <w:t>System tries to access (ping) the VM0001, if not able to access it will wait for 30 second and retires up to 3 time. If System not able access after 3 times. System detected as “Anomaly” and perform the remediation process.</w:t>
      </w:r>
    </w:p>
    <w:p w14:paraId="387056B5" w14:textId="11606893" w:rsidR="006732C3" w:rsidRDefault="006732C3" w:rsidP="006732C3">
      <w:pPr>
        <w:pStyle w:val="Heading4"/>
        <w:rPr>
          <w:lang w:val="en" w:eastAsia="de-DE"/>
        </w:rPr>
      </w:pPr>
      <w:bookmarkStart w:id="43" w:name="_Toc96333384"/>
      <w:r>
        <w:rPr>
          <w:lang w:val="en" w:eastAsia="de-DE"/>
        </w:rPr>
        <w:t>Add a new Resource Attribute</w:t>
      </w:r>
      <w:bookmarkEnd w:id="43"/>
      <w:r>
        <w:rPr>
          <w:lang w:val="en" w:eastAsia="de-DE"/>
        </w:rPr>
        <w:t xml:space="preserve"> </w:t>
      </w:r>
    </w:p>
    <w:p w14:paraId="6C55F89E" w14:textId="77777777" w:rsidR="00D9330B" w:rsidRDefault="006D309F" w:rsidP="00992748">
      <w:pPr>
        <w:pStyle w:val="ListParagraph"/>
        <w:numPr>
          <w:ilvl w:val="0"/>
          <w:numId w:val="9"/>
        </w:numPr>
        <w:ind w:left="360"/>
        <w:rPr>
          <w:lang w:val="en" w:eastAsia="de-DE"/>
        </w:rPr>
      </w:pPr>
      <w:r w:rsidRPr="00D9330B">
        <w:rPr>
          <w:lang w:val="en" w:eastAsia="de-DE"/>
        </w:rPr>
        <w:t>In case if u</w:t>
      </w:r>
      <w:r w:rsidR="00414883" w:rsidRPr="00D9330B">
        <w:rPr>
          <w:lang w:val="en" w:eastAsia="de-DE"/>
        </w:rPr>
        <w:t xml:space="preserve">ser </w:t>
      </w:r>
      <w:r w:rsidRPr="00D9330B">
        <w:rPr>
          <w:lang w:val="en" w:eastAsia="de-DE"/>
        </w:rPr>
        <w:t xml:space="preserve">wants to </w:t>
      </w:r>
      <w:r w:rsidR="00414883" w:rsidRPr="00D9330B">
        <w:rPr>
          <w:lang w:val="en" w:eastAsia="de-DE"/>
        </w:rPr>
        <w:t>add a new parameter</w:t>
      </w:r>
      <w:r w:rsidRPr="00D9330B">
        <w:rPr>
          <w:lang w:val="en" w:eastAsia="de-DE"/>
        </w:rPr>
        <w:t>, then user can add it from</w:t>
      </w:r>
      <w:r w:rsidR="00414883" w:rsidRPr="00D9330B">
        <w:rPr>
          <w:lang w:val="en" w:eastAsia="de-DE"/>
        </w:rPr>
        <w:t xml:space="preserve"> Resource screen </w:t>
      </w:r>
    </w:p>
    <w:p w14:paraId="6199402A" w14:textId="7747434B" w:rsidR="006D309F" w:rsidRPr="00D9330B" w:rsidRDefault="006D309F" w:rsidP="00D9330B">
      <w:pPr>
        <w:pStyle w:val="ListParagraph"/>
        <w:ind w:left="360"/>
        <w:rPr>
          <w:lang w:val="en" w:eastAsia="de-DE"/>
        </w:rPr>
      </w:pPr>
      <w:r w:rsidRPr="00D9330B">
        <w:rPr>
          <w:b/>
          <w:bCs/>
          <w:lang w:val="en" w:eastAsia="de-DE"/>
        </w:rPr>
        <w:t>Note</w:t>
      </w:r>
      <w:r w:rsidRPr="00D9330B">
        <w:rPr>
          <w:lang w:val="en" w:eastAsia="de-DE"/>
        </w:rPr>
        <w:t>: All the required parameters are created automatically in Auto Discovery process, user does not require to add any new parameter.</w:t>
      </w:r>
    </w:p>
    <w:p w14:paraId="69B3E903" w14:textId="28753FCF" w:rsidR="00D9330B" w:rsidRDefault="00D9330B" w:rsidP="006D309F">
      <w:pPr>
        <w:ind w:left="360"/>
        <w:rPr>
          <w:lang w:val="en" w:eastAsia="de-DE"/>
        </w:rPr>
      </w:pPr>
      <w:r>
        <w:rPr>
          <w:lang w:val="en" w:eastAsia="de-DE"/>
        </w:rPr>
        <w:t>For Example: If user wants to add Bot Id for Account Reconciliation Bot</w:t>
      </w:r>
    </w:p>
    <w:p w14:paraId="08EDDE49" w14:textId="57528F11" w:rsidR="00D9330B" w:rsidRDefault="00D9330B" w:rsidP="00D9330B">
      <w:pPr>
        <w:pStyle w:val="ListParagraph"/>
        <w:numPr>
          <w:ilvl w:val="0"/>
          <w:numId w:val="9"/>
        </w:numPr>
        <w:rPr>
          <w:lang w:val="en" w:eastAsia="de-DE"/>
        </w:rPr>
      </w:pPr>
      <w:r>
        <w:rPr>
          <w:lang w:val="en" w:eastAsia="de-DE"/>
        </w:rPr>
        <w:t xml:space="preserve">Go to Resource screen and Click “Bot” Tab and Click </w:t>
      </w:r>
      <w:r w:rsidRPr="00987A23">
        <w:rPr>
          <w:lang w:val="en" w:eastAsia="de-DE"/>
        </w:rPr>
        <w:t xml:space="preserve">on </w:t>
      </w:r>
      <w:r>
        <w:rPr>
          <w:lang w:val="en" w:eastAsia="de-DE"/>
        </w:rPr>
        <w:t>“</w:t>
      </w:r>
      <w:r w:rsidR="007429BA">
        <w:rPr>
          <w:lang w:val="en" w:eastAsia="de-DE"/>
        </w:rPr>
        <w:t>+</w:t>
      </w:r>
      <w:r>
        <w:rPr>
          <w:lang w:val="en" w:eastAsia="de-DE"/>
        </w:rPr>
        <w:t>”</w:t>
      </w:r>
      <w:r w:rsidRPr="00987A23">
        <w:rPr>
          <w:lang w:val="en" w:eastAsia="de-DE"/>
        </w:rPr>
        <w:t xml:space="preserve"> icon </w:t>
      </w:r>
      <w:r>
        <w:rPr>
          <w:lang w:val="en" w:eastAsia="de-DE"/>
        </w:rPr>
        <w:t xml:space="preserve">as mentioned </w:t>
      </w:r>
      <w:r w:rsidR="00DB3E33">
        <w:rPr>
          <w:lang w:val="en" w:eastAsia="de-DE"/>
        </w:rPr>
        <w:t>in the Figure</w:t>
      </w:r>
      <w:r>
        <w:rPr>
          <w:lang w:val="en" w:eastAsia="de-DE"/>
        </w:rPr>
        <w:t xml:space="preserve"> </w:t>
      </w:r>
      <w:r w:rsidR="00092E34">
        <w:rPr>
          <w:lang w:val="en" w:eastAsia="de-DE"/>
        </w:rPr>
        <w:t xml:space="preserve">22 </w:t>
      </w:r>
    </w:p>
    <w:p w14:paraId="15476A07" w14:textId="77777777" w:rsidR="00092E34" w:rsidRDefault="00092E34" w:rsidP="00092E34">
      <w:pPr>
        <w:pStyle w:val="ListParagraph"/>
        <w:rPr>
          <w:lang w:val="en" w:eastAsia="de-DE"/>
        </w:rPr>
      </w:pPr>
    </w:p>
    <w:p w14:paraId="7453706A" w14:textId="2F263BB5" w:rsidR="00D9330B" w:rsidRDefault="008146E3" w:rsidP="00D9330B">
      <w:pPr>
        <w:keepNext/>
      </w:pPr>
      <w:r>
        <w:rPr>
          <w:noProof/>
        </w:rPr>
        <w:drawing>
          <wp:inline distT="0" distB="0" distL="0" distR="0" wp14:anchorId="641FD7F8" wp14:editId="6314C714">
            <wp:extent cx="5733415" cy="2548255"/>
            <wp:effectExtent l="0" t="0" r="635"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2548255"/>
                    </a:xfrm>
                    <a:prstGeom prst="rect">
                      <a:avLst/>
                    </a:prstGeom>
                    <a:noFill/>
                    <a:ln>
                      <a:noFill/>
                    </a:ln>
                  </pic:spPr>
                </pic:pic>
              </a:graphicData>
            </a:graphic>
          </wp:inline>
        </w:drawing>
      </w:r>
    </w:p>
    <w:p w14:paraId="08857A16" w14:textId="24742522" w:rsidR="00414883" w:rsidRDefault="00D9330B" w:rsidP="00D9330B">
      <w:pPr>
        <w:pStyle w:val="Caption"/>
        <w:jc w:val="center"/>
      </w:pPr>
      <w:r>
        <w:t xml:space="preserve">Figure </w:t>
      </w:r>
      <w:fldSimple w:instr=" SEQ Figure \* ARABIC ">
        <w:r w:rsidR="007D71FF">
          <w:rPr>
            <w:noProof/>
          </w:rPr>
          <w:t>22</w:t>
        </w:r>
      </w:fldSimple>
    </w:p>
    <w:p w14:paraId="3A98874D" w14:textId="088B5BC9" w:rsidR="006732C3" w:rsidRDefault="006732C3" w:rsidP="006732C3">
      <w:pPr>
        <w:rPr>
          <w:lang w:val="en" w:eastAsia="de-DE"/>
        </w:rPr>
      </w:pPr>
    </w:p>
    <w:p w14:paraId="708F5EE8" w14:textId="09BF1E64" w:rsidR="00414883" w:rsidRDefault="00414883" w:rsidP="00414883">
      <w:pPr>
        <w:pStyle w:val="ListParagraph"/>
        <w:numPr>
          <w:ilvl w:val="0"/>
          <w:numId w:val="9"/>
        </w:numPr>
        <w:rPr>
          <w:lang w:val="en" w:eastAsia="de-DE"/>
        </w:rPr>
      </w:pPr>
      <w:r>
        <w:rPr>
          <w:lang w:val="en" w:eastAsia="de-DE"/>
        </w:rPr>
        <w:lastRenderedPageBreak/>
        <w:t>A</w:t>
      </w:r>
      <w:r w:rsidRPr="00987A23">
        <w:rPr>
          <w:lang w:val="en" w:eastAsia="de-DE"/>
        </w:rPr>
        <w:t xml:space="preserve"> popup will be displayed with three options </w:t>
      </w:r>
      <w:r w:rsidR="006D309F">
        <w:rPr>
          <w:lang w:val="en" w:eastAsia="de-DE"/>
        </w:rPr>
        <w:t xml:space="preserve"> </w:t>
      </w:r>
    </w:p>
    <w:p w14:paraId="4738DC3F" w14:textId="77777777" w:rsidR="00414883" w:rsidRDefault="00414883" w:rsidP="00414883">
      <w:pPr>
        <w:pStyle w:val="ListParagraph"/>
        <w:numPr>
          <w:ilvl w:val="1"/>
          <w:numId w:val="25"/>
        </w:numPr>
        <w:rPr>
          <w:lang w:val="en" w:eastAsia="de-DE"/>
        </w:rPr>
      </w:pPr>
      <w:r w:rsidRPr="00987A23">
        <w:rPr>
          <w:lang w:val="en" w:eastAsia="de-DE"/>
        </w:rPr>
        <w:t>Add Parameter</w:t>
      </w:r>
    </w:p>
    <w:p w14:paraId="6B66415D" w14:textId="77777777" w:rsidR="00414883" w:rsidRDefault="00414883" w:rsidP="00414883">
      <w:pPr>
        <w:pStyle w:val="ListParagraph"/>
        <w:numPr>
          <w:ilvl w:val="1"/>
          <w:numId w:val="25"/>
        </w:numPr>
        <w:rPr>
          <w:lang w:val="en" w:eastAsia="de-DE"/>
        </w:rPr>
      </w:pPr>
      <w:r w:rsidRPr="00987A23">
        <w:rPr>
          <w:lang w:val="en" w:eastAsia="de-DE"/>
        </w:rPr>
        <w:t>Add Resource</w:t>
      </w:r>
    </w:p>
    <w:p w14:paraId="4CE67CE1" w14:textId="03FDAA57" w:rsidR="00414883" w:rsidRDefault="00414883" w:rsidP="00414883">
      <w:pPr>
        <w:pStyle w:val="ListParagraph"/>
        <w:numPr>
          <w:ilvl w:val="1"/>
          <w:numId w:val="25"/>
        </w:numPr>
        <w:rPr>
          <w:lang w:val="en" w:eastAsia="de-DE"/>
        </w:rPr>
      </w:pPr>
      <w:r w:rsidRPr="00987A23">
        <w:rPr>
          <w:lang w:val="en" w:eastAsia="de-DE"/>
        </w:rPr>
        <w:t>Add Observable - Remediation plan</w:t>
      </w:r>
    </w:p>
    <w:p w14:paraId="357C6E13" w14:textId="621EC2E6" w:rsidR="006D309F" w:rsidRDefault="006D309F" w:rsidP="006D309F">
      <w:pPr>
        <w:pStyle w:val="ListParagraph"/>
        <w:numPr>
          <w:ilvl w:val="0"/>
          <w:numId w:val="9"/>
        </w:numPr>
        <w:rPr>
          <w:lang w:val="en" w:eastAsia="de-DE"/>
        </w:rPr>
      </w:pPr>
      <w:r>
        <w:rPr>
          <w:lang w:val="en" w:eastAsia="de-DE"/>
        </w:rPr>
        <w:t xml:space="preserve">Click “Add Parameter” Tab as mentioned </w:t>
      </w:r>
      <w:r w:rsidR="00DB3E33">
        <w:rPr>
          <w:lang w:val="en" w:eastAsia="de-DE"/>
        </w:rPr>
        <w:t>in the Figure</w:t>
      </w:r>
      <w:r>
        <w:rPr>
          <w:lang w:val="en" w:eastAsia="de-DE"/>
        </w:rPr>
        <w:t xml:space="preserve"> </w:t>
      </w:r>
      <w:r w:rsidR="00264DAB">
        <w:rPr>
          <w:lang w:val="en" w:eastAsia="de-DE"/>
        </w:rPr>
        <w:t>23</w:t>
      </w:r>
    </w:p>
    <w:p w14:paraId="705253FD" w14:textId="77777777" w:rsidR="00414883" w:rsidRDefault="00414883" w:rsidP="00414883">
      <w:pPr>
        <w:pStyle w:val="ListParagraph"/>
        <w:ind w:left="1440"/>
        <w:rPr>
          <w:lang w:val="en" w:eastAsia="de-DE"/>
        </w:rPr>
      </w:pPr>
    </w:p>
    <w:p w14:paraId="32F22911" w14:textId="77777777" w:rsidR="00414883" w:rsidRDefault="00414883" w:rsidP="00414883">
      <w:pPr>
        <w:keepNext/>
        <w:ind w:left="1440"/>
      </w:pPr>
      <w:r>
        <w:rPr>
          <w:noProof/>
          <w:lang w:val="en" w:eastAsia="de-DE"/>
        </w:rPr>
        <w:drawing>
          <wp:inline distT="0" distB="0" distL="0" distR="0" wp14:anchorId="0CA54BFC" wp14:editId="0369B0EF">
            <wp:extent cx="2902201" cy="2076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7631" cy="2080335"/>
                    </a:xfrm>
                    <a:prstGeom prst="rect">
                      <a:avLst/>
                    </a:prstGeom>
                    <a:noFill/>
                    <a:ln>
                      <a:noFill/>
                    </a:ln>
                  </pic:spPr>
                </pic:pic>
              </a:graphicData>
            </a:graphic>
          </wp:inline>
        </w:drawing>
      </w:r>
    </w:p>
    <w:p w14:paraId="654CD415" w14:textId="611BBB9C" w:rsidR="006732C3" w:rsidRPr="006732C3" w:rsidRDefault="00414883" w:rsidP="00414883">
      <w:pPr>
        <w:pStyle w:val="Caption"/>
        <w:jc w:val="center"/>
        <w:rPr>
          <w:lang w:val="en" w:eastAsia="de-DE"/>
        </w:rPr>
      </w:pPr>
      <w:r>
        <w:t xml:space="preserve">Figure </w:t>
      </w:r>
      <w:fldSimple w:instr=" SEQ Figure \* ARABIC ">
        <w:r w:rsidR="007D71FF">
          <w:rPr>
            <w:noProof/>
          </w:rPr>
          <w:t>23</w:t>
        </w:r>
      </w:fldSimple>
    </w:p>
    <w:p w14:paraId="5122A730" w14:textId="1CF8CA49" w:rsidR="009920E7" w:rsidRDefault="00D9330B" w:rsidP="006D309F">
      <w:pPr>
        <w:pStyle w:val="ListParagraph"/>
        <w:numPr>
          <w:ilvl w:val="0"/>
          <w:numId w:val="9"/>
        </w:numPr>
        <w:rPr>
          <w:lang w:val="en" w:eastAsia="de-DE"/>
        </w:rPr>
      </w:pPr>
      <w:r>
        <w:rPr>
          <w:lang w:val="en" w:eastAsia="de-DE"/>
        </w:rPr>
        <w:t xml:space="preserve">Select </w:t>
      </w:r>
      <w:proofErr w:type="spellStart"/>
      <w:r>
        <w:rPr>
          <w:lang w:val="en" w:eastAsia="de-DE"/>
        </w:rPr>
        <w:t>AccountReconcil</w:t>
      </w:r>
      <w:r w:rsidR="009920E7">
        <w:rPr>
          <w:lang w:val="en" w:eastAsia="de-DE"/>
        </w:rPr>
        <w:t>i</w:t>
      </w:r>
      <w:r>
        <w:rPr>
          <w:lang w:val="en" w:eastAsia="de-DE"/>
        </w:rPr>
        <w:t>ation.atmx</w:t>
      </w:r>
      <w:proofErr w:type="spellEnd"/>
      <w:r>
        <w:rPr>
          <w:lang w:val="en" w:eastAsia="de-DE"/>
        </w:rPr>
        <w:t xml:space="preserve"> from </w:t>
      </w:r>
      <w:r w:rsidR="009920E7">
        <w:rPr>
          <w:lang w:val="en" w:eastAsia="de-DE"/>
        </w:rPr>
        <w:t>the drop down, Update the following fields</w:t>
      </w:r>
      <w:r w:rsidR="0092432F">
        <w:rPr>
          <w:lang w:val="en" w:eastAsia="de-DE"/>
        </w:rPr>
        <w:t xml:space="preserve"> </w:t>
      </w:r>
    </w:p>
    <w:p w14:paraId="4F1CA0F8" w14:textId="5EB0B6CB" w:rsidR="009920E7" w:rsidRDefault="009920E7" w:rsidP="009920E7">
      <w:pPr>
        <w:pStyle w:val="ListParagraph"/>
        <w:numPr>
          <w:ilvl w:val="1"/>
          <w:numId w:val="9"/>
        </w:numPr>
        <w:rPr>
          <w:lang w:val="en" w:eastAsia="de-DE"/>
        </w:rPr>
      </w:pPr>
      <w:r>
        <w:rPr>
          <w:lang w:val="en" w:eastAsia="de-DE"/>
        </w:rPr>
        <w:t xml:space="preserve">Parameter Name: </w:t>
      </w:r>
      <w:proofErr w:type="spellStart"/>
      <w:r>
        <w:rPr>
          <w:lang w:val="en" w:eastAsia="de-DE"/>
        </w:rPr>
        <w:t>BotId</w:t>
      </w:r>
      <w:proofErr w:type="spellEnd"/>
    </w:p>
    <w:p w14:paraId="0C020FFC" w14:textId="008973E8" w:rsidR="009920E7" w:rsidRDefault="009920E7" w:rsidP="009920E7">
      <w:pPr>
        <w:pStyle w:val="ListParagraph"/>
        <w:numPr>
          <w:ilvl w:val="1"/>
          <w:numId w:val="9"/>
        </w:numPr>
        <w:rPr>
          <w:lang w:val="en" w:eastAsia="de-DE"/>
        </w:rPr>
      </w:pPr>
      <w:r>
        <w:rPr>
          <w:lang w:val="en" w:eastAsia="de-DE"/>
        </w:rPr>
        <w:t xml:space="preserve">Description: </w:t>
      </w:r>
      <w:r w:rsidRPr="009920E7">
        <w:rPr>
          <w:lang w:val="en" w:eastAsia="de-DE"/>
        </w:rPr>
        <w:t>Bot Id from Control Tower</w:t>
      </w:r>
    </w:p>
    <w:p w14:paraId="47A95F42" w14:textId="0F750F71" w:rsidR="006D309F" w:rsidRDefault="009920E7" w:rsidP="009920E7">
      <w:pPr>
        <w:pStyle w:val="ListParagraph"/>
        <w:numPr>
          <w:ilvl w:val="1"/>
          <w:numId w:val="9"/>
        </w:numPr>
        <w:rPr>
          <w:lang w:val="en" w:eastAsia="de-DE"/>
        </w:rPr>
      </w:pPr>
      <w:r>
        <w:rPr>
          <w:lang w:val="en" w:eastAsia="de-DE"/>
        </w:rPr>
        <w:t xml:space="preserve"> Display Name: Bot Id</w:t>
      </w:r>
    </w:p>
    <w:p w14:paraId="18DE0904" w14:textId="4B479B0D" w:rsidR="0092432F" w:rsidRDefault="0092432F" w:rsidP="0092432F">
      <w:pPr>
        <w:pStyle w:val="ListParagraph"/>
        <w:numPr>
          <w:ilvl w:val="0"/>
          <w:numId w:val="9"/>
        </w:numPr>
        <w:rPr>
          <w:lang w:val="en" w:eastAsia="de-DE"/>
        </w:rPr>
      </w:pPr>
      <w:r>
        <w:rPr>
          <w:lang w:val="en" w:eastAsia="de-DE"/>
        </w:rPr>
        <w:t xml:space="preserve">Click </w:t>
      </w:r>
      <w:r w:rsidR="004F3D15">
        <w:rPr>
          <w:lang w:val="en" w:eastAsia="de-DE"/>
        </w:rPr>
        <w:t>“</w:t>
      </w:r>
      <w:r w:rsidR="00CB647E">
        <w:rPr>
          <w:lang w:val="en" w:eastAsia="de-DE"/>
        </w:rPr>
        <w:t>+</w:t>
      </w:r>
      <w:r w:rsidR="004F3D15">
        <w:rPr>
          <w:lang w:val="en" w:eastAsia="de-DE"/>
        </w:rPr>
        <w:t>”</w:t>
      </w:r>
      <w:r>
        <w:rPr>
          <w:lang w:val="en" w:eastAsia="de-DE"/>
        </w:rPr>
        <w:t xml:space="preserve"> icon and </w:t>
      </w:r>
      <w:proofErr w:type="gramStart"/>
      <w:r>
        <w:rPr>
          <w:lang w:val="en" w:eastAsia="de-DE"/>
        </w:rPr>
        <w:t>Save</w:t>
      </w:r>
      <w:proofErr w:type="gramEnd"/>
      <w:r>
        <w:rPr>
          <w:lang w:val="en" w:eastAsia="de-DE"/>
        </w:rPr>
        <w:t xml:space="preserve"> as mentioned </w:t>
      </w:r>
      <w:r w:rsidR="00DB3E33">
        <w:rPr>
          <w:lang w:val="en" w:eastAsia="de-DE"/>
        </w:rPr>
        <w:t>in the Figure</w:t>
      </w:r>
      <w:r>
        <w:rPr>
          <w:lang w:val="en" w:eastAsia="de-DE"/>
        </w:rPr>
        <w:t xml:space="preserve"> 2</w:t>
      </w:r>
      <w:r w:rsidR="004F3D15">
        <w:rPr>
          <w:lang w:val="en" w:eastAsia="de-DE"/>
        </w:rPr>
        <w:t>4</w:t>
      </w:r>
    </w:p>
    <w:p w14:paraId="15141858" w14:textId="77777777" w:rsidR="00A343D6" w:rsidRDefault="00A343D6" w:rsidP="00A343D6">
      <w:pPr>
        <w:pStyle w:val="ListParagraph"/>
        <w:rPr>
          <w:lang w:val="en" w:eastAsia="de-DE"/>
        </w:rPr>
      </w:pPr>
    </w:p>
    <w:p w14:paraId="4C993404" w14:textId="77777777" w:rsidR="009920E7" w:rsidRDefault="00D9330B" w:rsidP="009920E7">
      <w:pPr>
        <w:pStyle w:val="ListParagraph"/>
        <w:keepNext/>
        <w:ind w:left="2160"/>
      </w:pPr>
      <w:r>
        <w:rPr>
          <w:noProof/>
          <w:lang w:val="en" w:eastAsia="de-DE"/>
        </w:rPr>
        <w:drawing>
          <wp:inline distT="0" distB="0" distL="0" distR="0" wp14:anchorId="054A3BF0" wp14:editId="5882E313">
            <wp:extent cx="3562350" cy="262136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7710" cy="2632662"/>
                    </a:xfrm>
                    <a:prstGeom prst="rect">
                      <a:avLst/>
                    </a:prstGeom>
                    <a:noFill/>
                    <a:ln>
                      <a:noFill/>
                    </a:ln>
                  </pic:spPr>
                </pic:pic>
              </a:graphicData>
            </a:graphic>
          </wp:inline>
        </w:drawing>
      </w:r>
    </w:p>
    <w:p w14:paraId="2ABCEED4" w14:textId="13DC3D73" w:rsidR="0011066B" w:rsidRDefault="009920E7" w:rsidP="009920E7">
      <w:pPr>
        <w:pStyle w:val="Caption"/>
        <w:jc w:val="center"/>
        <w:rPr>
          <w:lang w:val="en" w:eastAsia="de-DE"/>
        </w:rPr>
      </w:pPr>
      <w:r>
        <w:t xml:space="preserve">Figure </w:t>
      </w:r>
      <w:fldSimple w:instr=" SEQ Figure \* ARABIC ">
        <w:r w:rsidR="007D71FF">
          <w:rPr>
            <w:noProof/>
          </w:rPr>
          <w:t>24</w:t>
        </w:r>
      </w:fldSimple>
    </w:p>
    <w:p w14:paraId="2B05E8EC" w14:textId="52F2C265" w:rsidR="00CF02F6" w:rsidRDefault="00CF02F6" w:rsidP="0011066B">
      <w:pPr>
        <w:pStyle w:val="ListParagraph"/>
        <w:rPr>
          <w:lang w:val="en" w:eastAsia="de-DE"/>
        </w:rPr>
      </w:pPr>
    </w:p>
    <w:p w14:paraId="46188404" w14:textId="6CFC9AA0" w:rsidR="0092432F" w:rsidRPr="0092432F" w:rsidRDefault="0092432F" w:rsidP="00992748">
      <w:pPr>
        <w:pStyle w:val="ListParagraph"/>
        <w:numPr>
          <w:ilvl w:val="0"/>
          <w:numId w:val="9"/>
        </w:numPr>
        <w:rPr>
          <w:lang w:val="en" w:eastAsia="de-DE"/>
        </w:rPr>
      </w:pPr>
      <w:r w:rsidRPr="0092432F">
        <w:rPr>
          <w:lang w:val="en" w:eastAsia="de-DE"/>
        </w:rPr>
        <w:t xml:space="preserve">Newly added “Bot Id” Parameter displayed in the main Parameter section as mentioned </w:t>
      </w:r>
      <w:r w:rsidR="00DB3E33">
        <w:rPr>
          <w:lang w:val="en" w:eastAsia="de-DE"/>
        </w:rPr>
        <w:t>in the Figure</w:t>
      </w:r>
      <w:r w:rsidRPr="0092432F">
        <w:rPr>
          <w:lang w:val="en" w:eastAsia="de-DE"/>
        </w:rPr>
        <w:t xml:space="preserve"> 2</w:t>
      </w:r>
      <w:r w:rsidR="004F3D15">
        <w:rPr>
          <w:lang w:val="en" w:eastAsia="de-DE"/>
        </w:rPr>
        <w:t>5</w:t>
      </w:r>
    </w:p>
    <w:p w14:paraId="76C732BF" w14:textId="77777777" w:rsidR="0092432F" w:rsidRDefault="0092432F" w:rsidP="0011066B">
      <w:pPr>
        <w:pStyle w:val="ListParagraph"/>
        <w:rPr>
          <w:lang w:val="en" w:eastAsia="de-DE"/>
        </w:rPr>
      </w:pPr>
    </w:p>
    <w:p w14:paraId="57B606F4" w14:textId="12539A60" w:rsidR="0092432F" w:rsidRDefault="008146E3" w:rsidP="0092432F">
      <w:pPr>
        <w:pStyle w:val="ListParagraph"/>
        <w:keepNext/>
      </w:pPr>
      <w:r>
        <w:rPr>
          <w:noProof/>
        </w:rPr>
        <w:drawing>
          <wp:inline distT="0" distB="0" distL="0" distR="0" wp14:anchorId="72C4E26C" wp14:editId="5A448949">
            <wp:extent cx="5730875" cy="2640330"/>
            <wp:effectExtent l="0" t="0" r="317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2640330"/>
                    </a:xfrm>
                    <a:prstGeom prst="rect">
                      <a:avLst/>
                    </a:prstGeom>
                    <a:noFill/>
                    <a:ln>
                      <a:noFill/>
                    </a:ln>
                  </pic:spPr>
                </pic:pic>
              </a:graphicData>
            </a:graphic>
          </wp:inline>
        </w:drawing>
      </w:r>
    </w:p>
    <w:p w14:paraId="7B8256EE" w14:textId="5D8F42D7" w:rsidR="0092432F" w:rsidRDefault="0092432F" w:rsidP="0092432F">
      <w:pPr>
        <w:pStyle w:val="Caption"/>
        <w:jc w:val="center"/>
        <w:rPr>
          <w:lang w:val="en" w:eastAsia="de-DE"/>
        </w:rPr>
      </w:pPr>
      <w:r>
        <w:t xml:space="preserve">Figure </w:t>
      </w:r>
      <w:fldSimple w:instr=" SEQ Figure \* ARABIC ">
        <w:r w:rsidR="007D71FF">
          <w:rPr>
            <w:noProof/>
          </w:rPr>
          <w:t>25</w:t>
        </w:r>
      </w:fldSimple>
    </w:p>
    <w:p w14:paraId="444CA44B" w14:textId="77777777" w:rsidR="00A343D6" w:rsidRDefault="00A343D6" w:rsidP="00A343D6">
      <w:pPr>
        <w:pStyle w:val="ListParagraph"/>
        <w:rPr>
          <w:lang w:val="en" w:eastAsia="de-DE"/>
        </w:rPr>
      </w:pPr>
    </w:p>
    <w:p w14:paraId="2B271E98" w14:textId="7211D470" w:rsidR="0092432F" w:rsidRDefault="0092432F" w:rsidP="0092432F">
      <w:pPr>
        <w:pStyle w:val="ListParagraph"/>
        <w:numPr>
          <w:ilvl w:val="0"/>
          <w:numId w:val="9"/>
        </w:numPr>
        <w:rPr>
          <w:lang w:val="en" w:eastAsia="de-DE"/>
        </w:rPr>
      </w:pPr>
      <w:r>
        <w:rPr>
          <w:lang w:val="en" w:eastAsia="de-DE"/>
        </w:rPr>
        <w:t xml:space="preserve">User </w:t>
      </w:r>
      <w:proofErr w:type="gramStart"/>
      <w:r>
        <w:rPr>
          <w:lang w:val="en" w:eastAsia="de-DE"/>
        </w:rPr>
        <w:t>has to</w:t>
      </w:r>
      <w:proofErr w:type="gramEnd"/>
      <w:r>
        <w:rPr>
          <w:lang w:val="en" w:eastAsia="de-DE"/>
        </w:rPr>
        <w:t xml:space="preserve"> update the desired </w:t>
      </w:r>
      <w:r w:rsidR="00953334">
        <w:rPr>
          <w:lang w:val="en" w:eastAsia="de-DE"/>
        </w:rPr>
        <w:t>input</w:t>
      </w:r>
      <w:r>
        <w:rPr>
          <w:lang w:val="en" w:eastAsia="de-DE"/>
        </w:rPr>
        <w:t xml:space="preserve"> in the </w:t>
      </w:r>
      <w:r w:rsidR="00953334">
        <w:rPr>
          <w:lang w:val="en" w:eastAsia="de-DE"/>
        </w:rPr>
        <w:t>Value</w:t>
      </w:r>
      <w:r>
        <w:rPr>
          <w:lang w:val="en" w:eastAsia="de-DE"/>
        </w:rPr>
        <w:t xml:space="preserve"> section and click </w:t>
      </w:r>
      <w:r w:rsidR="00953334">
        <w:rPr>
          <w:lang w:val="en" w:eastAsia="de-DE"/>
        </w:rPr>
        <w:t>Update</w:t>
      </w:r>
      <w:r>
        <w:rPr>
          <w:lang w:val="en" w:eastAsia="de-DE"/>
        </w:rPr>
        <w:t xml:space="preserve"> button to Save </w:t>
      </w:r>
      <w:r w:rsidR="00A343D6">
        <w:rPr>
          <w:lang w:val="en" w:eastAsia="de-DE"/>
        </w:rPr>
        <w:t xml:space="preserve">the changes </w:t>
      </w:r>
      <w:r>
        <w:rPr>
          <w:lang w:val="en" w:eastAsia="de-DE"/>
        </w:rPr>
        <w:t xml:space="preserve">as mentioned </w:t>
      </w:r>
      <w:r w:rsidR="00DB3E33">
        <w:rPr>
          <w:lang w:val="en" w:eastAsia="de-DE"/>
        </w:rPr>
        <w:t>in the Figure</w:t>
      </w:r>
      <w:r>
        <w:rPr>
          <w:lang w:val="en" w:eastAsia="de-DE"/>
        </w:rPr>
        <w:t xml:space="preserve"> 2</w:t>
      </w:r>
      <w:r w:rsidR="00A343D6">
        <w:rPr>
          <w:lang w:val="en" w:eastAsia="de-DE"/>
        </w:rPr>
        <w:t>6</w:t>
      </w:r>
    </w:p>
    <w:p w14:paraId="310FCAF1" w14:textId="77777777" w:rsidR="00D42A0D" w:rsidRDefault="00D42A0D" w:rsidP="00D42A0D">
      <w:pPr>
        <w:pStyle w:val="ListParagraph"/>
        <w:rPr>
          <w:lang w:val="en" w:eastAsia="de-DE"/>
        </w:rPr>
      </w:pPr>
    </w:p>
    <w:p w14:paraId="5B461B53" w14:textId="77777777" w:rsidR="00A343D6" w:rsidRDefault="00A343D6" w:rsidP="00A343D6">
      <w:pPr>
        <w:pStyle w:val="ListParagraph"/>
        <w:rPr>
          <w:lang w:val="en" w:eastAsia="de-DE"/>
        </w:rPr>
      </w:pPr>
    </w:p>
    <w:p w14:paraId="388251D9" w14:textId="791E6B3B" w:rsidR="00953334" w:rsidRDefault="008146E3" w:rsidP="00953334">
      <w:pPr>
        <w:pStyle w:val="ListParagraph"/>
        <w:keepNext/>
      </w:pPr>
      <w:r>
        <w:rPr>
          <w:noProof/>
        </w:rPr>
        <w:drawing>
          <wp:inline distT="0" distB="0" distL="0" distR="0" wp14:anchorId="5259C7B9" wp14:editId="7D712827">
            <wp:extent cx="5733415" cy="2639060"/>
            <wp:effectExtent l="0" t="0" r="635"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2639060"/>
                    </a:xfrm>
                    <a:prstGeom prst="rect">
                      <a:avLst/>
                    </a:prstGeom>
                    <a:noFill/>
                    <a:ln>
                      <a:noFill/>
                    </a:ln>
                  </pic:spPr>
                </pic:pic>
              </a:graphicData>
            </a:graphic>
          </wp:inline>
        </w:drawing>
      </w:r>
    </w:p>
    <w:p w14:paraId="61A70B74" w14:textId="3171C27B" w:rsidR="0092432F" w:rsidRDefault="00953334" w:rsidP="00953334">
      <w:pPr>
        <w:pStyle w:val="Caption"/>
        <w:jc w:val="center"/>
        <w:rPr>
          <w:lang w:val="en" w:eastAsia="de-DE"/>
        </w:rPr>
      </w:pPr>
      <w:r>
        <w:t xml:space="preserve">Figure </w:t>
      </w:r>
      <w:fldSimple w:instr=" SEQ Figure \* ARABIC ">
        <w:r w:rsidR="007D71FF">
          <w:rPr>
            <w:noProof/>
          </w:rPr>
          <w:t>26</w:t>
        </w:r>
      </w:fldSimple>
    </w:p>
    <w:p w14:paraId="1550BC31" w14:textId="77777777" w:rsidR="002D59F3" w:rsidRDefault="002D59F3" w:rsidP="002D59F3">
      <w:pPr>
        <w:rPr>
          <w:lang w:val="en" w:eastAsia="de-DE"/>
        </w:rPr>
      </w:pPr>
    </w:p>
    <w:p w14:paraId="55507074" w14:textId="63791633" w:rsidR="002D59F3" w:rsidRDefault="007E63E8" w:rsidP="002D59F3">
      <w:pPr>
        <w:pStyle w:val="Heading4"/>
        <w:rPr>
          <w:lang w:val="en" w:eastAsia="de-DE"/>
        </w:rPr>
      </w:pPr>
      <w:bookmarkStart w:id="44" w:name="_Toc96333385"/>
      <w:r>
        <w:rPr>
          <w:lang w:val="en" w:eastAsia="de-DE"/>
        </w:rPr>
        <w:t>Activate/Deactivate Resources from Resource Screen</w:t>
      </w:r>
      <w:bookmarkEnd w:id="44"/>
      <w:r>
        <w:rPr>
          <w:lang w:val="en" w:eastAsia="de-DE"/>
        </w:rPr>
        <w:t xml:space="preserve">  </w:t>
      </w:r>
      <w:r w:rsidR="002D59F3">
        <w:rPr>
          <w:lang w:val="en" w:eastAsia="de-DE"/>
        </w:rPr>
        <w:t xml:space="preserve"> </w:t>
      </w:r>
    </w:p>
    <w:p w14:paraId="5BB0273D" w14:textId="37558270" w:rsidR="0092432F" w:rsidRDefault="0092432F" w:rsidP="0011066B">
      <w:pPr>
        <w:pStyle w:val="ListParagraph"/>
        <w:rPr>
          <w:lang w:val="en" w:eastAsia="de-DE"/>
        </w:rPr>
      </w:pPr>
    </w:p>
    <w:p w14:paraId="6679C958" w14:textId="2D22C112" w:rsidR="007E63E8" w:rsidRDefault="007E63E8" w:rsidP="007E63E8">
      <w:pPr>
        <w:pStyle w:val="ListParagraph"/>
        <w:numPr>
          <w:ilvl w:val="0"/>
          <w:numId w:val="9"/>
        </w:numPr>
        <w:rPr>
          <w:lang w:val="en" w:eastAsia="de-DE"/>
        </w:rPr>
      </w:pPr>
      <w:r>
        <w:rPr>
          <w:lang w:val="en" w:eastAsia="de-DE"/>
        </w:rPr>
        <w:t>User can Activate/Deactivate a resource</w:t>
      </w:r>
      <w:r w:rsidR="00554ADD">
        <w:rPr>
          <w:lang w:val="en" w:eastAsia="de-DE"/>
        </w:rPr>
        <w:t xml:space="preserve"> and </w:t>
      </w:r>
      <w:r w:rsidR="00203C7B">
        <w:rPr>
          <w:lang w:val="en" w:eastAsia="de-DE"/>
        </w:rPr>
        <w:t>its</w:t>
      </w:r>
      <w:r w:rsidR="00554ADD">
        <w:rPr>
          <w:lang w:val="en" w:eastAsia="de-DE"/>
        </w:rPr>
        <w:t xml:space="preserve"> child resources from Resource Screen.</w:t>
      </w:r>
    </w:p>
    <w:p w14:paraId="2478DE9B" w14:textId="77777777" w:rsidR="00D42A0D" w:rsidRDefault="00D42A0D" w:rsidP="00D42A0D">
      <w:pPr>
        <w:pStyle w:val="ListParagraph"/>
        <w:rPr>
          <w:lang w:val="en" w:eastAsia="de-DE"/>
        </w:rPr>
      </w:pPr>
    </w:p>
    <w:p w14:paraId="50DA6433" w14:textId="3E850CD3" w:rsidR="00033900" w:rsidRDefault="00203C7B" w:rsidP="00D42A0D">
      <w:pPr>
        <w:pStyle w:val="ListParagraph"/>
        <w:rPr>
          <w:lang w:val="en" w:eastAsia="de-DE"/>
        </w:rPr>
      </w:pPr>
      <w:r w:rsidRPr="00033900">
        <w:rPr>
          <w:lang w:val="en" w:eastAsia="de-DE"/>
        </w:rPr>
        <w:t xml:space="preserve">For Example: </w:t>
      </w:r>
      <w:r w:rsidR="00D42A0D">
        <w:rPr>
          <w:lang w:val="en" w:eastAsia="de-DE"/>
        </w:rPr>
        <w:t>If u</w:t>
      </w:r>
      <w:r w:rsidRPr="00033900">
        <w:rPr>
          <w:lang w:val="en" w:eastAsia="de-DE"/>
        </w:rPr>
        <w:t xml:space="preserve">ser wants to activate Bot Runner and Its child resources </w:t>
      </w:r>
      <w:r w:rsidR="00702B36" w:rsidRPr="00033900">
        <w:rPr>
          <w:lang w:val="en" w:eastAsia="de-DE"/>
        </w:rPr>
        <w:t>(Bot</w:t>
      </w:r>
      <w:r w:rsidRPr="00033900">
        <w:rPr>
          <w:lang w:val="en" w:eastAsia="de-DE"/>
        </w:rPr>
        <w:t xml:space="preserve"> Runner Services)</w:t>
      </w:r>
      <w:r w:rsidR="00D42A0D">
        <w:rPr>
          <w:lang w:val="en" w:eastAsia="de-DE"/>
        </w:rPr>
        <w:t>, then perform the following steps</w:t>
      </w:r>
    </w:p>
    <w:p w14:paraId="1149D0E6" w14:textId="77777777" w:rsidR="00D42A0D" w:rsidRPr="00033900" w:rsidRDefault="00D42A0D" w:rsidP="00D42A0D">
      <w:pPr>
        <w:pStyle w:val="ListParagraph"/>
        <w:rPr>
          <w:lang w:val="en" w:eastAsia="de-DE"/>
        </w:rPr>
      </w:pPr>
    </w:p>
    <w:p w14:paraId="023C79BA" w14:textId="3D03632B" w:rsidR="00033900" w:rsidRDefault="00033900" w:rsidP="00D42A0D">
      <w:pPr>
        <w:pStyle w:val="ListParagraph"/>
        <w:numPr>
          <w:ilvl w:val="1"/>
          <w:numId w:val="9"/>
        </w:numPr>
        <w:rPr>
          <w:lang w:val="en" w:eastAsia="de-DE"/>
        </w:rPr>
      </w:pPr>
      <w:r>
        <w:rPr>
          <w:lang w:val="en" w:eastAsia="de-DE"/>
        </w:rPr>
        <w:t xml:space="preserve">Go to Resource screen and Click “Bot Runner” Tab and Click “Activate” Radio Button </w:t>
      </w:r>
      <w:r w:rsidR="00C56CD8">
        <w:rPr>
          <w:lang w:val="en" w:eastAsia="de-DE"/>
        </w:rPr>
        <w:t>and Select</w:t>
      </w:r>
      <w:r>
        <w:rPr>
          <w:lang w:val="en" w:eastAsia="de-DE"/>
        </w:rPr>
        <w:t xml:space="preserve"> “Cascade to child”</w:t>
      </w:r>
      <w:r w:rsidR="00C56CD8">
        <w:rPr>
          <w:lang w:val="en" w:eastAsia="de-DE"/>
        </w:rPr>
        <w:t xml:space="preserve"> </w:t>
      </w:r>
      <w:r w:rsidR="00E11BBB">
        <w:rPr>
          <w:lang w:val="en" w:eastAsia="de-DE"/>
        </w:rPr>
        <w:t>Check Box</w:t>
      </w:r>
      <w:r w:rsidR="00C56CD8">
        <w:rPr>
          <w:lang w:val="en" w:eastAsia="de-DE"/>
        </w:rPr>
        <w:t xml:space="preserve"> </w:t>
      </w:r>
      <w:r>
        <w:rPr>
          <w:lang w:val="en" w:eastAsia="de-DE"/>
        </w:rPr>
        <w:t xml:space="preserve">as mentioned </w:t>
      </w:r>
      <w:r w:rsidR="00DB3E33">
        <w:rPr>
          <w:lang w:val="en" w:eastAsia="de-DE"/>
        </w:rPr>
        <w:t>in the Figure</w:t>
      </w:r>
      <w:r>
        <w:rPr>
          <w:lang w:val="en" w:eastAsia="de-DE"/>
        </w:rPr>
        <w:t xml:space="preserve"> </w:t>
      </w:r>
      <w:r w:rsidR="00F8346C">
        <w:rPr>
          <w:lang w:val="en" w:eastAsia="de-DE"/>
        </w:rPr>
        <w:t>2</w:t>
      </w:r>
      <w:r w:rsidR="00E11BBB">
        <w:rPr>
          <w:lang w:val="en" w:eastAsia="de-DE"/>
        </w:rPr>
        <w:t>7</w:t>
      </w:r>
    </w:p>
    <w:p w14:paraId="1A7E0DCF" w14:textId="77777777" w:rsidR="00E11BBB" w:rsidRDefault="00E11BBB" w:rsidP="00E11BBB">
      <w:pPr>
        <w:pStyle w:val="ListParagraph"/>
        <w:ind w:left="1440"/>
        <w:rPr>
          <w:lang w:val="en" w:eastAsia="de-DE"/>
        </w:rPr>
      </w:pPr>
    </w:p>
    <w:p w14:paraId="065C5CB9" w14:textId="446FD719" w:rsidR="00C56CD8" w:rsidRDefault="008146E3" w:rsidP="00C56CD8">
      <w:pPr>
        <w:keepNext/>
      </w:pPr>
      <w:r>
        <w:rPr>
          <w:noProof/>
        </w:rPr>
        <w:drawing>
          <wp:inline distT="0" distB="0" distL="0" distR="0" wp14:anchorId="66353E86" wp14:editId="2F2F4B7D">
            <wp:extent cx="5730875" cy="2736850"/>
            <wp:effectExtent l="0" t="0" r="317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450E28CA" w14:textId="0155DCE7" w:rsidR="00033900" w:rsidRPr="00033900" w:rsidRDefault="00C56CD8" w:rsidP="00C56CD8">
      <w:pPr>
        <w:pStyle w:val="Caption"/>
        <w:jc w:val="center"/>
        <w:rPr>
          <w:lang w:val="en" w:eastAsia="de-DE"/>
        </w:rPr>
      </w:pPr>
      <w:r>
        <w:t xml:space="preserve">Figure </w:t>
      </w:r>
      <w:fldSimple w:instr=" SEQ Figure \* ARABIC ">
        <w:r w:rsidR="007D71FF">
          <w:rPr>
            <w:noProof/>
          </w:rPr>
          <w:t>27</w:t>
        </w:r>
      </w:fldSimple>
    </w:p>
    <w:p w14:paraId="6EEB96A5" w14:textId="681FCFD4" w:rsidR="00C56CD8" w:rsidRDefault="00C56CD8" w:rsidP="000679C9">
      <w:pPr>
        <w:pStyle w:val="ListParagraph"/>
        <w:numPr>
          <w:ilvl w:val="1"/>
          <w:numId w:val="9"/>
        </w:numPr>
        <w:rPr>
          <w:lang w:val="en" w:eastAsia="de-DE"/>
        </w:rPr>
      </w:pPr>
      <w:r>
        <w:rPr>
          <w:lang w:val="en" w:eastAsia="de-DE"/>
        </w:rPr>
        <w:t>Click Update button to Save</w:t>
      </w:r>
      <w:r w:rsidR="00B26DFD">
        <w:rPr>
          <w:lang w:val="en" w:eastAsia="de-DE"/>
        </w:rPr>
        <w:t xml:space="preserve"> the changes</w:t>
      </w:r>
      <w:r>
        <w:rPr>
          <w:lang w:val="en" w:eastAsia="de-DE"/>
        </w:rPr>
        <w:t xml:space="preserve"> as mentioned </w:t>
      </w:r>
      <w:r w:rsidR="00DB3E33">
        <w:rPr>
          <w:lang w:val="en" w:eastAsia="de-DE"/>
        </w:rPr>
        <w:t>in the Figure</w:t>
      </w:r>
      <w:r>
        <w:rPr>
          <w:lang w:val="en" w:eastAsia="de-DE"/>
        </w:rPr>
        <w:t xml:space="preserve"> 2</w:t>
      </w:r>
      <w:r w:rsidR="00B26DFD">
        <w:rPr>
          <w:lang w:val="en" w:eastAsia="de-DE"/>
        </w:rPr>
        <w:t>8</w:t>
      </w:r>
    </w:p>
    <w:p w14:paraId="76A86DA1" w14:textId="77777777" w:rsidR="00C56CD8" w:rsidRDefault="00C56CD8" w:rsidP="00033900">
      <w:pPr>
        <w:pStyle w:val="ListParagraph"/>
        <w:rPr>
          <w:noProof/>
          <w:lang w:val="en" w:eastAsia="de-DE"/>
        </w:rPr>
      </w:pPr>
    </w:p>
    <w:p w14:paraId="4D8B2A89" w14:textId="77777777" w:rsidR="00C56CD8" w:rsidRDefault="00C56CD8" w:rsidP="00033900">
      <w:pPr>
        <w:pStyle w:val="ListParagraph"/>
        <w:rPr>
          <w:noProof/>
          <w:lang w:val="en" w:eastAsia="de-DE"/>
        </w:rPr>
      </w:pPr>
    </w:p>
    <w:p w14:paraId="0300126A" w14:textId="2A6B035C" w:rsidR="00EE03A9" w:rsidRDefault="004121E6" w:rsidP="00EE03A9">
      <w:pPr>
        <w:pStyle w:val="ListParagraph"/>
        <w:keepNext/>
      </w:pPr>
      <w:r>
        <w:rPr>
          <w:noProof/>
        </w:rPr>
        <w:lastRenderedPageBreak/>
        <w:drawing>
          <wp:inline distT="0" distB="0" distL="0" distR="0" wp14:anchorId="591F238C" wp14:editId="1BDA8D4A">
            <wp:extent cx="5733415" cy="273050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2730500"/>
                    </a:xfrm>
                    <a:prstGeom prst="rect">
                      <a:avLst/>
                    </a:prstGeom>
                    <a:noFill/>
                    <a:ln>
                      <a:noFill/>
                    </a:ln>
                  </pic:spPr>
                </pic:pic>
              </a:graphicData>
            </a:graphic>
          </wp:inline>
        </w:drawing>
      </w:r>
    </w:p>
    <w:p w14:paraId="4AF3B390" w14:textId="5030AAE5" w:rsidR="00033900" w:rsidRDefault="00EE03A9" w:rsidP="00EE03A9">
      <w:pPr>
        <w:pStyle w:val="Caption"/>
        <w:jc w:val="center"/>
        <w:rPr>
          <w:lang w:val="en" w:eastAsia="de-DE"/>
        </w:rPr>
      </w:pPr>
      <w:r>
        <w:t xml:space="preserve">Figure </w:t>
      </w:r>
      <w:fldSimple w:instr=" SEQ Figure \* ARABIC ">
        <w:r w:rsidR="007D71FF">
          <w:rPr>
            <w:noProof/>
          </w:rPr>
          <w:t>28</w:t>
        </w:r>
      </w:fldSimple>
    </w:p>
    <w:p w14:paraId="4044D1EB" w14:textId="7837C131" w:rsidR="00EE03A9" w:rsidRDefault="00EE03A9" w:rsidP="00033900">
      <w:pPr>
        <w:pStyle w:val="ListParagraph"/>
        <w:rPr>
          <w:lang w:val="en" w:eastAsia="de-DE"/>
        </w:rPr>
      </w:pPr>
    </w:p>
    <w:p w14:paraId="0DFB6AAB" w14:textId="77777777" w:rsidR="00EE03A9" w:rsidRDefault="00EE03A9" w:rsidP="00033900">
      <w:pPr>
        <w:pStyle w:val="ListParagraph"/>
        <w:rPr>
          <w:lang w:val="en" w:eastAsia="de-DE"/>
        </w:rPr>
      </w:pPr>
    </w:p>
    <w:p w14:paraId="22B7292C" w14:textId="11D27D20" w:rsidR="00702B36" w:rsidRPr="000679C9" w:rsidRDefault="00702B36" w:rsidP="000679C9">
      <w:pPr>
        <w:ind w:left="720"/>
        <w:rPr>
          <w:lang w:val="en" w:eastAsia="de-DE"/>
        </w:rPr>
      </w:pPr>
      <w:r w:rsidRPr="000679C9">
        <w:rPr>
          <w:lang w:val="en" w:eastAsia="de-DE"/>
        </w:rPr>
        <w:t xml:space="preserve">For Example: </w:t>
      </w:r>
      <w:r w:rsidR="000679C9">
        <w:rPr>
          <w:lang w:val="en" w:eastAsia="de-DE"/>
        </w:rPr>
        <w:t xml:space="preserve"> If u</w:t>
      </w:r>
      <w:r w:rsidRPr="000679C9">
        <w:rPr>
          <w:lang w:val="en" w:eastAsia="de-DE"/>
        </w:rPr>
        <w:t xml:space="preserve">ser wants to activate </w:t>
      </w:r>
      <w:r w:rsidR="000679C9">
        <w:rPr>
          <w:lang w:val="en" w:eastAsia="de-DE"/>
        </w:rPr>
        <w:t xml:space="preserve">only </w:t>
      </w:r>
      <w:r w:rsidRPr="000679C9">
        <w:rPr>
          <w:lang w:val="en" w:eastAsia="de-DE"/>
        </w:rPr>
        <w:t>Bot Runner</w:t>
      </w:r>
      <w:r w:rsidR="000679C9" w:rsidRPr="000679C9">
        <w:rPr>
          <w:lang w:val="en" w:eastAsia="de-DE"/>
        </w:rPr>
        <w:t>,</w:t>
      </w:r>
      <w:r w:rsidR="000679C9">
        <w:rPr>
          <w:lang w:val="en" w:eastAsia="de-DE"/>
        </w:rPr>
        <w:t xml:space="preserve"> then perform the following steps</w:t>
      </w:r>
    </w:p>
    <w:p w14:paraId="4BDAAE2C" w14:textId="318DD6B6" w:rsidR="00702B36" w:rsidRDefault="00702B36" w:rsidP="000679C9">
      <w:pPr>
        <w:pStyle w:val="ListParagraph"/>
        <w:numPr>
          <w:ilvl w:val="1"/>
          <w:numId w:val="9"/>
        </w:numPr>
        <w:rPr>
          <w:lang w:val="en" w:eastAsia="de-DE"/>
        </w:rPr>
      </w:pPr>
      <w:r>
        <w:rPr>
          <w:lang w:val="en" w:eastAsia="de-DE"/>
        </w:rPr>
        <w:t xml:space="preserve">Go to Resource screen and Click “Bot Runner” Tab and Click “Activate” Radio Button option as mentioned </w:t>
      </w:r>
      <w:r w:rsidR="00DB3E33">
        <w:rPr>
          <w:lang w:val="en" w:eastAsia="de-DE"/>
        </w:rPr>
        <w:t>in the Figure</w:t>
      </w:r>
      <w:r>
        <w:rPr>
          <w:lang w:val="en" w:eastAsia="de-DE"/>
        </w:rPr>
        <w:t xml:space="preserve"> 2</w:t>
      </w:r>
      <w:r w:rsidR="000679C9">
        <w:rPr>
          <w:lang w:val="en" w:eastAsia="de-DE"/>
        </w:rPr>
        <w:t>9</w:t>
      </w:r>
    </w:p>
    <w:p w14:paraId="119D8762" w14:textId="3A4A8D4A" w:rsidR="00702B36" w:rsidRDefault="00702B36" w:rsidP="00702B36">
      <w:pPr>
        <w:rPr>
          <w:lang w:val="en" w:eastAsia="de-DE"/>
        </w:rPr>
      </w:pPr>
    </w:p>
    <w:p w14:paraId="28184DFC" w14:textId="4AEA1C68" w:rsidR="001245FA" w:rsidRDefault="004121E6" w:rsidP="001245FA">
      <w:pPr>
        <w:keepNext/>
      </w:pPr>
      <w:r>
        <w:rPr>
          <w:noProof/>
        </w:rPr>
        <w:drawing>
          <wp:inline distT="0" distB="0" distL="0" distR="0" wp14:anchorId="2C19C55D" wp14:editId="1BFCC3A4">
            <wp:extent cx="5730875" cy="2736850"/>
            <wp:effectExtent l="0" t="0" r="317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591B15CA" w14:textId="55ECB381" w:rsidR="00702B36" w:rsidRDefault="001245FA" w:rsidP="001245FA">
      <w:pPr>
        <w:pStyle w:val="Caption"/>
        <w:jc w:val="center"/>
      </w:pPr>
      <w:r>
        <w:t xml:space="preserve">Figure </w:t>
      </w:r>
      <w:fldSimple w:instr=" SEQ Figure \* ARABIC ">
        <w:r w:rsidR="007D71FF">
          <w:rPr>
            <w:noProof/>
          </w:rPr>
          <w:t>29</w:t>
        </w:r>
      </w:fldSimple>
    </w:p>
    <w:p w14:paraId="7130B223" w14:textId="05753B88" w:rsidR="001245FA" w:rsidRDefault="001245FA" w:rsidP="001245FA">
      <w:pPr>
        <w:rPr>
          <w:lang w:val="en" w:eastAsia="de-DE"/>
        </w:rPr>
      </w:pPr>
    </w:p>
    <w:p w14:paraId="3BBF3003" w14:textId="2C636773" w:rsidR="00EE325C" w:rsidRDefault="00EE325C" w:rsidP="00DC6BCA">
      <w:pPr>
        <w:pStyle w:val="ListParagraph"/>
        <w:numPr>
          <w:ilvl w:val="1"/>
          <w:numId w:val="9"/>
        </w:numPr>
        <w:rPr>
          <w:lang w:val="en" w:eastAsia="de-DE"/>
        </w:rPr>
      </w:pPr>
      <w:r>
        <w:rPr>
          <w:lang w:val="en" w:eastAsia="de-DE"/>
        </w:rPr>
        <w:t>Click Update button to Save</w:t>
      </w:r>
      <w:r w:rsidR="00DC6BCA">
        <w:rPr>
          <w:lang w:val="en" w:eastAsia="de-DE"/>
        </w:rPr>
        <w:t xml:space="preserve"> the changes</w:t>
      </w:r>
      <w:r>
        <w:rPr>
          <w:lang w:val="en" w:eastAsia="de-DE"/>
        </w:rPr>
        <w:t xml:space="preserve"> as mentioned </w:t>
      </w:r>
      <w:r w:rsidR="00DB3E33">
        <w:rPr>
          <w:lang w:val="en" w:eastAsia="de-DE"/>
        </w:rPr>
        <w:t>in the Figure</w:t>
      </w:r>
      <w:r>
        <w:rPr>
          <w:lang w:val="en" w:eastAsia="de-DE"/>
        </w:rPr>
        <w:t xml:space="preserve"> </w:t>
      </w:r>
      <w:r w:rsidR="007661B3">
        <w:rPr>
          <w:lang w:val="en" w:eastAsia="de-DE"/>
        </w:rPr>
        <w:t>30</w:t>
      </w:r>
    </w:p>
    <w:p w14:paraId="7D799111" w14:textId="77777777" w:rsidR="00EE325C" w:rsidRPr="001245FA" w:rsidRDefault="00EE325C" w:rsidP="001245FA">
      <w:pPr>
        <w:rPr>
          <w:lang w:val="en" w:eastAsia="de-DE"/>
        </w:rPr>
      </w:pPr>
    </w:p>
    <w:p w14:paraId="1637A52C" w14:textId="3CB49F39" w:rsidR="00EE325C" w:rsidRDefault="004121E6" w:rsidP="00EE325C">
      <w:pPr>
        <w:pStyle w:val="ListParagraph"/>
        <w:keepNext/>
      </w:pPr>
      <w:r>
        <w:rPr>
          <w:noProof/>
        </w:rPr>
        <w:drawing>
          <wp:inline distT="0" distB="0" distL="0" distR="0" wp14:anchorId="6FDEAC1E" wp14:editId="28BED9C2">
            <wp:extent cx="5730875" cy="2736850"/>
            <wp:effectExtent l="0" t="0" r="317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50077F11" w14:textId="31A97860" w:rsidR="00EE03A9" w:rsidRDefault="00EE325C" w:rsidP="00EE325C">
      <w:pPr>
        <w:pStyle w:val="Caption"/>
        <w:jc w:val="center"/>
        <w:rPr>
          <w:lang w:val="en" w:eastAsia="de-DE"/>
        </w:rPr>
      </w:pPr>
      <w:r>
        <w:t xml:space="preserve">Figure </w:t>
      </w:r>
      <w:fldSimple w:instr=" SEQ Figure \* ARABIC ">
        <w:r w:rsidR="007D71FF">
          <w:rPr>
            <w:noProof/>
          </w:rPr>
          <w:t>30</w:t>
        </w:r>
      </w:fldSimple>
    </w:p>
    <w:p w14:paraId="0F28265A" w14:textId="1253FC60" w:rsidR="001245FA" w:rsidRDefault="001245FA" w:rsidP="00033900">
      <w:pPr>
        <w:pStyle w:val="ListParagraph"/>
        <w:rPr>
          <w:lang w:val="en" w:eastAsia="de-DE"/>
        </w:rPr>
      </w:pPr>
    </w:p>
    <w:p w14:paraId="6B28A905" w14:textId="7E502B9F" w:rsidR="00C226AF" w:rsidRDefault="00C226AF" w:rsidP="00F413BB">
      <w:pPr>
        <w:pStyle w:val="ListParagraph"/>
        <w:rPr>
          <w:lang w:val="en" w:eastAsia="de-DE"/>
        </w:rPr>
      </w:pPr>
      <w:r w:rsidRPr="00702B36">
        <w:rPr>
          <w:lang w:val="en" w:eastAsia="de-DE"/>
        </w:rPr>
        <w:t xml:space="preserve">For Example: </w:t>
      </w:r>
      <w:r w:rsidR="00F413BB">
        <w:rPr>
          <w:lang w:val="en" w:eastAsia="de-DE"/>
        </w:rPr>
        <w:t>If u</w:t>
      </w:r>
      <w:r w:rsidRPr="00702B36">
        <w:rPr>
          <w:lang w:val="en" w:eastAsia="de-DE"/>
        </w:rPr>
        <w:t xml:space="preserve">ser wants to activate </w:t>
      </w:r>
      <w:r>
        <w:rPr>
          <w:lang w:val="en" w:eastAsia="de-DE"/>
        </w:rPr>
        <w:t xml:space="preserve">one of </w:t>
      </w:r>
      <w:r w:rsidR="00506EF3">
        <w:rPr>
          <w:lang w:val="en" w:eastAsia="de-DE"/>
        </w:rPr>
        <w:t xml:space="preserve">the </w:t>
      </w:r>
      <w:r w:rsidRPr="00702B36">
        <w:rPr>
          <w:lang w:val="en" w:eastAsia="de-DE"/>
        </w:rPr>
        <w:t xml:space="preserve">Bot Runner </w:t>
      </w:r>
      <w:proofErr w:type="gramStart"/>
      <w:r>
        <w:rPr>
          <w:lang w:val="en" w:eastAsia="de-DE"/>
        </w:rPr>
        <w:t>service</w:t>
      </w:r>
      <w:proofErr w:type="gramEnd"/>
      <w:r>
        <w:rPr>
          <w:lang w:val="en" w:eastAsia="de-DE"/>
        </w:rPr>
        <w:t xml:space="preserve"> (</w:t>
      </w:r>
      <w:r w:rsidRPr="00C226AF">
        <w:rPr>
          <w:lang w:val="en" w:eastAsia="de-DE"/>
        </w:rPr>
        <w:t>AAE_AutoLoginService_v11</w:t>
      </w:r>
      <w:r>
        <w:rPr>
          <w:lang w:val="en" w:eastAsia="de-DE"/>
        </w:rPr>
        <w:t>)</w:t>
      </w:r>
      <w:r w:rsidR="00F413BB">
        <w:rPr>
          <w:lang w:val="en" w:eastAsia="de-DE"/>
        </w:rPr>
        <w:t>, then perform the following steps</w:t>
      </w:r>
    </w:p>
    <w:p w14:paraId="64A68000" w14:textId="77777777" w:rsidR="00180FFF" w:rsidRPr="00702B36" w:rsidRDefault="00180FFF" w:rsidP="00F413BB">
      <w:pPr>
        <w:pStyle w:val="ListParagraph"/>
        <w:rPr>
          <w:lang w:val="en" w:eastAsia="de-DE"/>
        </w:rPr>
      </w:pPr>
    </w:p>
    <w:p w14:paraId="30DD1CC6" w14:textId="4B783DC2" w:rsidR="00C226AF" w:rsidRDefault="00C226AF" w:rsidP="00F413BB">
      <w:pPr>
        <w:pStyle w:val="ListParagraph"/>
        <w:numPr>
          <w:ilvl w:val="1"/>
          <w:numId w:val="9"/>
        </w:numPr>
        <w:rPr>
          <w:lang w:val="en" w:eastAsia="de-DE"/>
        </w:rPr>
      </w:pPr>
      <w:r>
        <w:rPr>
          <w:lang w:val="en" w:eastAsia="de-DE"/>
        </w:rPr>
        <w:t xml:space="preserve">Go to Resource screen and Click “Bot Runner” Tab as mentioned </w:t>
      </w:r>
      <w:r w:rsidR="00DB3E33">
        <w:rPr>
          <w:lang w:val="en" w:eastAsia="de-DE"/>
        </w:rPr>
        <w:t>in the Figure</w:t>
      </w:r>
      <w:r>
        <w:rPr>
          <w:lang w:val="en" w:eastAsia="de-DE"/>
        </w:rPr>
        <w:t xml:space="preserve"> </w:t>
      </w:r>
      <w:r w:rsidR="00180FFF">
        <w:rPr>
          <w:lang w:val="en" w:eastAsia="de-DE"/>
        </w:rPr>
        <w:t>31</w:t>
      </w:r>
    </w:p>
    <w:p w14:paraId="090E228D" w14:textId="77777777" w:rsidR="00180FFF" w:rsidRDefault="00180FFF" w:rsidP="00180FFF">
      <w:pPr>
        <w:pStyle w:val="ListParagraph"/>
        <w:ind w:left="1440"/>
        <w:rPr>
          <w:lang w:val="en" w:eastAsia="de-DE"/>
        </w:rPr>
      </w:pPr>
    </w:p>
    <w:p w14:paraId="3B05B2C3" w14:textId="0F3F6AC0" w:rsidR="001245FA" w:rsidRDefault="001245FA" w:rsidP="00033900">
      <w:pPr>
        <w:pStyle w:val="ListParagraph"/>
        <w:rPr>
          <w:lang w:val="en" w:eastAsia="de-DE"/>
        </w:rPr>
      </w:pPr>
    </w:p>
    <w:p w14:paraId="67E6AFB1" w14:textId="7499A8D6" w:rsidR="00506EF3" w:rsidRDefault="004121E6" w:rsidP="00506EF3">
      <w:pPr>
        <w:pStyle w:val="ListParagraph"/>
        <w:keepNext/>
      </w:pPr>
      <w:r>
        <w:rPr>
          <w:noProof/>
        </w:rPr>
        <w:lastRenderedPageBreak/>
        <w:drawing>
          <wp:inline distT="0" distB="0" distL="0" distR="0" wp14:anchorId="026C280B" wp14:editId="13B72881">
            <wp:extent cx="5730875" cy="2736850"/>
            <wp:effectExtent l="0" t="0" r="3175"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0EEEF888" w14:textId="53BC488A" w:rsidR="00C226AF" w:rsidRDefault="00506EF3" w:rsidP="00506EF3">
      <w:pPr>
        <w:pStyle w:val="Caption"/>
        <w:jc w:val="center"/>
        <w:rPr>
          <w:lang w:val="en" w:eastAsia="de-DE"/>
        </w:rPr>
      </w:pPr>
      <w:r>
        <w:t xml:space="preserve">Figure </w:t>
      </w:r>
      <w:fldSimple w:instr=" SEQ Figure \* ARABIC ">
        <w:r w:rsidR="007D71FF">
          <w:rPr>
            <w:noProof/>
          </w:rPr>
          <w:t>31</w:t>
        </w:r>
      </w:fldSimple>
    </w:p>
    <w:p w14:paraId="1003F298" w14:textId="027E794E" w:rsidR="00506EF3" w:rsidRDefault="00506EF3" w:rsidP="00033900">
      <w:pPr>
        <w:pStyle w:val="ListParagraph"/>
        <w:rPr>
          <w:lang w:val="en" w:eastAsia="de-DE"/>
        </w:rPr>
      </w:pPr>
    </w:p>
    <w:p w14:paraId="43CB62BD" w14:textId="50F212FE" w:rsidR="00506EF3" w:rsidRDefault="00506EF3" w:rsidP="00397F80">
      <w:pPr>
        <w:pStyle w:val="ListParagraph"/>
        <w:numPr>
          <w:ilvl w:val="1"/>
          <w:numId w:val="9"/>
        </w:numPr>
        <w:rPr>
          <w:lang w:val="en" w:eastAsia="de-DE"/>
        </w:rPr>
      </w:pPr>
      <w:r>
        <w:rPr>
          <w:lang w:val="en" w:eastAsia="de-DE"/>
        </w:rPr>
        <w:t>Scroll down to Service section and select “</w:t>
      </w:r>
      <w:r w:rsidRPr="00C226AF">
        <w:rPr>
          <w:lang w:val="en" w:eastAsia="de-DE"/>
        </w:rPr>
        <w:t>AAE_AutoLoginService_v11</w:t>
      </w:r>
      <w:r>
        <w:rPr>
          <w:lang w:val="en" w:eastAsia="de-DE"/>
        </w:rPr>
        <w:t xml:space="preserve">” service and Click “Activate” Radio Button and click “Update” button to Save </w:t>
      </w:r>
      <w:r w:rsidR="00397F80">
        <w:rPr>
          <w:lang w:val="en" w:eastAsia="de-DE"/>
        </w:rPr>
        <w:t>the changes</w:t>
      </w:r>
      <w:r>
        <w:rPr>
          <w:lang w:val="en" w:eastAsia="de-DE"/>
        </w:rPr>
        <w:t xml:space="preserve"> as mentioned </w:t>
      </w:r>
      <w:r w:rsidR="00DB3E33">
        <w:rPr>
          <w:lang w:val="en" w:eastAsia="de-DE"/>
        </w:rPr>
        <w:t>in the Figure</w:t>
      </w:r>
      <w:r>
        <w:rPr>
          <w:lang w:val="en" w:eastAsia="de-DE"/>
        </w:rPr>
        <w:t xml:space="preserve"> 28</w:t>
      </w:r>
    </w:p>
    <w:p w14:paraId="49005A46" w14:textId="72611417" w:rsidR="00506EF3" w:rsidRDefault="00506EF3" w:rsidP="00033900">
      <w:pPr>
        <w:pStyle w:val="ListParagraph"/>
        <w:rPr>
          <w:lang w:val="en" w:eastAsia="de-DE"/>
        </w:rPr>
      </w:pPr>
    </w:p>
    <w:p w14:paraId="114CA10E" w14:textId="77777777" w:rsidR="00506EF3" w:rsidRDefault="00506EF3" w:rsidP="00033900">
      <w:pPr>
        <w:pStyle w:val="ListParagraph"/>
        <w:rPr>
          <w:lang w:val="en" w:eastAsia="de-DE"/>
        </w:rPr>
      </w:pPr>
    </w:p>
    <w:p w14:paraId="7B5AE20D" w14:textId="54FF5F89" w:rsidR="00506EF3" w:rsidRDefault="004121E6" w:rsidP="00506EF3">
      <w:pPr>
        <w:pStyle w:val="ListParagraph"/>
        <w:keepNext/>
      </w:pPr>
      <w:r>
        <w:rPr>
          <w:noProof/>
        </w:rPr>
        <w:drawing>
          <wp:inline distT="0" distB="0" distL="0" distR="0" wp14:anchorId="32D91055" wp14:editId="4BC4B923">
            <wp:extent cx="5733415" cy="2730500"/>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2730500"/>
                    </a:xfrm>
                    <a:prstGeom prst="rect">
                      <a:avLst/>
                    </a:prstGeom>
                    <a:noFill/>
                    <a:ln>
                      <a:noFill/>
                    </a:ln>
                  </pic:spPr>
                </pic:pic>
              </a:graphicData>
            </a:graphic>
          </wp:inline>
        </w:drawing>
      </w:r>
    </w:p>
    <w:p w14:paraId="50C3F622" w14:textId="4674314A" w:rsidR="00C226AF" w:rsidRDefault="00506EF3" w:rsidP="00506EF3">
      <w:pPr>
        <w:pStyle w:val="Caption"/>
        <w:jc w:val="center"/>
        <w:rPr>
          <w:lang w:val="en" w:eastAsia="de-DE"/>
        </w:rPr>
      </w:pPr>
      <w:r>
        <w:t xml:space="preserve">Figure </w:t>
      </w:r>
      <w:fldSimple w:instr=" SEQ Figure \* ARABIC ">
        <w:r w:rsidR="007D71FF">
          <w:rPr>
            <w:noProof/>
          </w:rPr>
          <w:t>32</w:t>
        </w:r>
      </w:fldSimple>
    </w:p>
    <w:p w14:paraId="3F16692A" w14:textId="77777777" w:rsidR="00397F80" w:rsidRDefault="00397F80" w:rsidP="00397F80">
      <w:pPr>
        <w:pStyle w:val="ListParagraph"/>
        <w:rPr>
          <w:lang w:val="en" w:eastAsia="de-DE"/>
        </w:rPr>
      </w:pPr>
    </w:p>
    <w:p w14:paraId="16CC25B0" w14:textId="71CF7708" w:rsidR="00EC3403" w:rsidRDefault="00EC3403" w:rsidP="00EC3403">
      <w:pPr>
        <w:pStyle w:val="ListParagraph"/>
        <w:numPr>
          <w:ilvl w:val="0"/>
          <w:numId w:val="9"/>
        </w:numPr>
        <w:rPr>
          <w:lang w:val="en" w:eastAsia="de-DE"/>
        </w:rPr>
      </w:pPr>
      <w:r>
        <w:rPr>
          <w:lang w:val="en" w:eastAsia="de-DE"/>
        </w:rPr>
        <w:lastRenderedPageBreak/>
        <w:t xml:space="preserve">User can also </w:t>
      </w:r>
      <w:r w:rsidRPr="00EC3403">
        <w:rPr>
          <w:lang w:val="en" w:eastAsia="de-DE"/>
        </w:rPr>
        <w:t>to activate/deactivate a resource monitoring by defining a pre-defined validity period</w:t>
      </w:r>
      <w:r>
        <w:rPr>
          <w:lang w:val="en" w:eastAsia="de-DE"/>
        </w:rPr>
        <w:t>.</w:t>
      </w:r>
    </w:p>
    <w:p w14:paraId="0C384B4F" w14:textId="7499E263" w:rsidR="00EC3403" w:rsidRDefault="00EC3403" w:rsidP="00397F80">
      <w:pPr>
        <w:pStyle w:val="ListParagraph"/>
        <w:rPr>
          <w:lang w:val="en" w:eastAsia="de-DE"/>
        </w:rPr>
      </w:pPr>
      <w:r w:rsidRPr="00EC3403">
        <w:rPr>
          <w:lang w:val="en" w:eastAsia="de-DE"/>
        </w:rPr>
        <w:t xml:space="preserve">For Example: </w:t>
      </w:r>
      <w:r w:rsidR="00397F80">
        <w:rPr>
          <w:lang w:val="en" w:eastAsia="de-DE"/>
        </w:rPr>
        <w:t>If the u</w:t>
      </w:r>
      <w:r w:rsidRPr="00EC3403">
        <w:rPr>
          <w:lang w:val="en" w:eastAsia="de-DE"/>
        </w:rPr>
        <w:t xml:space="preserve">ser wants to deactivate the monitoring process for Bot Runner </w:t>
      </w:r>
    </w:p>
    <w:p w14:paraId="4E8EF377" w14:textId="77777777" w:rsidR="00397F80" w:rsidRPr="00EC3403" w:rsidRDefault="00397F80" w:rsidP="00397F80">
      <w:pPr>
        <w:pStyle w:val="ListParagraph"/>
        <w:rPr>
          <w:lang w:val="en" w:eastAsia="de-DE"/>
        </w:rPr>
      </w:pPr>
    </w:p>
    <w:p w14:paraId="32706794" w14:textId="7539C1A5" w:rsidR="00EC3403" w:rsidRDefault="00EC3403" w:rsidP="00397F80">
      <w:pPr>
        <w:pStyle w:val="ListParagraph"/>
        <w:numPr>
          <w:ilvl w:val="1"/>
          <w:numId w:val="9"/>
        </w:numPr>
        <w:rPr>
          <w:lang w:val="en" w:eastAsia="de-DE"/>
        </w:rPr>
      </w:pPr>
      <w:r>
        <w:rPr>
          <w:lang w:val="en" w:eastAsia="de-DE"/>
        </w:rPr>
        <w:t xml:space="preserve">Go to Resource screen and Click “Bot Runner” Tab and set </w:t>
      </w:r>
      <w:r w:rsidR="00584B0C">
        <w:rPr>
          <w:lang w:val="en" w:eastAsia="de-DE"/>
        </w:rPr>
        <w:t>“</w:t>
      </w:r>
      <w:r>
        <w:rPr>
          <w:lang w:val="en" w:eastAsia="de-DE"/>
        </w:rPr>
        <w:t>Vali</w:t>
      </w:r>
      <w:r w:rsidR="00584B0C">
        <w:rPr>
          <w:lang w:val="en" w:eastAsia="de-DE"/>
        </w:rPr>
        <w:t>dity End” date as Past date</w:t>
      </w:r>
      <w:r>
        <w:rPr>
          <w:lang w:val="en" w:eastAsia="de-DE"/>
        </w:rPr>
        <w:t xml:space="preserve"> as mentioned </w:t>
      </w:r>
      <w:r w:rsidR="00DB3E33">
        <w:rPr>
          <w:lang w:val="en" w:eastAsia="de-DE"/>
        </w:rPr>
        <w:t>in the Figure</w:t>
      </w:r>
      <w:r>
        <w:rPr>
          <w:lang w:val="en" w:eastAsia="de-DE"/>
        </w:rPr>
        <w:t xml:space="preserve"> </w:t>
      </w:r>
      <w:r w:rsidR="00397F80">
        <w:rPr>
          <w:lang w:val="en" w:eastAsia="de-DE"/>
        </w:rPr>
        <w:t>33</w:t>
      </w:r>
    </w:p>
    <w:p w14:paraId="0690F0B3" w14:textId="77777777" w:rsidR="00397F80" w:rsidRDefault="00397F80" w:rsidP="00397F80">
      <w:pPr>
        <w:pStyle w:val="ListParagraph"/>
        <w:ind w:left="1440"/>
        <w:rPr>
          <w:lang w:val="en" w:eastAsia="de-DE"/>
        </w:rPr>
      </w:pPr>
    </w:p>
    <w:p w14:paraId="6204490F" w14:textId="1D425CA7" w:rsidR="00EC3403" w:rsidRDefault="00EC3403" w:rsidP="00EC3403">
      <w:pPr>
        <w:pStyle w:val="ListParagraph"/>
        <w:rPr>
          <w:lang w:val="en" w:eastAsia="de-DE"/>
        </w:rPr>
      </w:pPr>
    </w:p>
    <w:p w14:paraId="59281357" w14:textId="09FBB54B" w:rsidR="00584B0C" w:rsidRDefault="004121E6" w:rsidP="00584B0C">
      <w:pPr>
        <w:pStyle w:val="ListParagraph"/>
        <w:keepNext/>
      </w:pPr>
      <w:r>
        <w:rPr>
          <w:noProof/>
        </w:rPr>
        <w:drawing>
          <wp:inline distT="0" distB="0" distL="0" distR="0" wp14:anchorId="3CA9180F" wp14:editId="74C378BC">
            <wp:extent cx="5730875" cy="2736850"/>
            <wp:effectExtent l="0" t="0" r="3175"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15E93BE0" w14:textId="08485854" w:rsidR="00EC3403" w:rsidRDefault="00584B0C" w:rsidP="00584B0C">
      <w:pPr>
        <w:pStyle w:val="Caption"/>
        <w:jc w:val="center"/>
        <w:rPr>
          <w:lang w:val="en" w:eastAsia="de-DE"/>
        </w:rPr>
      </w:pPr>
      <w:r>
        <w:t xml:space="preserve">Figure </w:t>
      </w:r>
      <w:fldSimple w:instr=" SEQ Figure \* ARABIC ">
        <w:r w:rsidR="007D71FF">
          <w:rPr>
            <w:noProof/>
          </w:rPr>
          <w:t>33</w:t>
        </w:r>
      </w:fldSimple>
    </w:p>
    <w:p w14:paraId="082C7D54" w14:textId="44B7A286" w:rsidR="00EC3403" w:rsidRDefault="00EC3403" w:rsidP="00EC3403">
      <w:pPr>
        <w:pStyle w:val="ListParagraph"/>
        <w:rPr>
          <w:lang w:val="en" w:eastAsia="de-DE"/>
        </w:rPr>
      </w:pPr>
    </w:p>
    <w:p w14:paraId="53E2D3E8" w14:textId="77777777" w:rsidR="00EC3403" w:rsidRDefault="00EC3403" w:rsidP="00EC3403">
      <w:pPr>
        <w:pStyle w:val="ListParagraph"/>
        <w:rPr>
          <w:lang w:val="en" w:eastAsia="de-DE"/>
        </w:rPr>
      </w:pPr>
    </w:p>
    <w:p w14:paraId="1D31AD05" w14:textId="5006FDB2" w:rsidR="00EC3403" w:rsidRDefault="00EC3403" w:rsidP="00D95E72">
      <w:pPr>
        <w:pStyle w:val="ListParagraph"/>
        <w:numPr>
          <w:ilvl w:val="1"/>
          <w:numId w:val="9"/>
        </w:numPr>
        <w:rPr>
          <w:lang w:val="en" w:eastAsia="de-DE"/>
        </w:rPr>
      </w:pPr>
      <w:r>
        <w:rPr>
          <w:lang w:val="en" w:eastAsia="de-DE"/>
        </w:rPr>
        <w:t xml:space="preserve">Click Update button to Save as mentioned </w:t>
      </w:r>
      <w:r w:rsidR="00DB3E33">
        <w:rPr>
          <w:lang w:val="en" w:eastAsia="de-DE"/>
        </w:rPr>
        <w:t>in the Figure</w:t>
      </w:r>
      <w:r>
        <w:rPr>
          <w:lang w:val="en" w:eastAsia="de-DE"/>
        </w:rPr>
        <w:t xml:space="preserve"> </w:t>
      </w:r>
      <w:r w:rsidR="00584B0C">
        <w:rPr>
          <w:lang w:val="en" w:eastAsia="de-DE"/>
        </w:rPr>
        <w:t>3</w:t>
      </w:r>
      <w:r w:rsidR="00D95E72">
        <w:rPr>
          <w:lang w:val="en" w:eastAsia="de-DE"/>
        </w:rPr>
        <w:t>4</w:t>
      </w:r>
    </w:p>
    <w:p w14:paraId="33FF468D" w14:textId="15C7665F" w:rsidR="00C226AF" w:rsidRDefault="00C226AF" w:rsidP="00033900">
      <w:pPr>
        <w:pStyle w:val="ListParagraph"/>
        <w:rPr>
          <w:lang w:val="en" w:eastAsia="de-DE"/>
        </w:rPr>
      </w:pPr>
    </w:p>
    <w:p w14:paraId="41C6FED8" w14:textId="655DD12F" w:rsidR="00584B0C" w:rsidRDefault="004121E6" w:rsidP="00584B0C">
      <w:pPr>
        <w:pStyle w:val="ListParagraph"/>
        <w:keepNext/>
      </w:pPr>
      <w:r>
        <w:rPr>
          <w:noProof/>
        </w:rPr>
        <w:lastRenderedPageBreak/>
        <w:drawing>
          <wp:inline distT="0" distB="0" distL="0" distR="0" wp14:anchorId="4240C47D" wp14:editId="794EF6C5">
            <wp:extent cx="5730875" cy="2736850"/>
            <wp:effectExtent l="0" t="0" r="3175"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1DAEFDEA" w14:textId="2859FA64" w:rsidR="00EC3403" w:rsidRDefault="00584B0C" w:rsidP="00584B0C">
      <w:pPr>
        <w:pStyle w:val="Caption"/>
        <w:jc w:val="center"/>
        <w:rPr>
          <w:lang w:val="en" w:eastAsia="de-DE"/>
        </w:rPr>
      </w:pPr>
      <w:r>
        <w:t xml:space="preserve">Figure </w:t>
      </w:r>
      <w:fldSimple w:instr=" SEQ Figure \* ARABIC ">
        <w:r w:rsidR="007D71FF">
          <w:rPr>
            <w:noProof/>
          </w:rPr>
          <w:t>34</w:t>
        </w:r>
      </w:fldSimple>
    </w:p>
    <w:p w14:paraId="19834B05" w14:textId="0BE89807" w:rsidR="00EC3403" w:rsidRDefault="00EC3403" w:rsidP="00033900">
      <w:pPr>
        <w:pStyle w:val="ListParagraph"/>
        <w:rPr>
          <w:lang w:val="en" w:eastAsia="de-DE"/>
        </w:rPr>
      </w:pPr>
    </w:p>
    <w:p w14:paraId="751CFB76" w14:textId="77777777" w:rsidR="00EC3403" w:rsidRDefault="00EC3403" w:rsidP="00033900">
      <w:pPr>
        <w:pStyle w:val="ListParagraph"/>
        <w:rPr>
          <w:lang w:val="en" w:eastAsia="de-DE"/>
        </w:rPr>
      </w:pPr>
    </w:p>
    <w:p w14:paraId="777D2953" w14:textId="269C7607" w:rsidR="00992748" w:rsidRDefault="00992748" w:rsidP="00992748">
      <w:pPr>
        <w:pStyle w:val="Heading4"/>
        <w:rPr>
          <w:lang w:val="en" w:eastAsia="de-DE"/>
        </w:rPr>
      </w:pPr>
      <w:bookmarkStart w:id="45" w:name="_Toc96333386"/>
      <w:r>
        <w:rPr>
          <w:lang w:val="en" w:eastAsia="de-DE"/>
        </w:rPr>
        <w:t>Create a Resource from Resource Screen</w:t>
      </w:r>
      <w:bookmarkEnd w:id="45"/>
      <w:r>
        <w:rPr>
          <w:lang w:val="en" w:eastAsia="de-DE"/>
        </w:rPr>
        <w:t xml:space="preserve">   </w:t>
      </w:r>
    </w:p>
    <w:p w14:paraId="489288D2" w14:textId="77777777" w:rsidR="00C226AF" w:rsidRDefault="00C226AF" w:rsidP="00033900">
      <w:pPr>
        <w:pStyle w:val="ListParagraph"/>
        <w:rPr>
          <w:lang w:val="en" w:eastAsia="de-DE"/>
        </w:rPr>
      </w:pPr>
    </w:p>
    <w:p w14:paraId="6376B36B" w14:textId="4F330E2A" w:rsidR="00992748" w:rsidRDefault="00992748" w:rsidP="00992748">
      <w:pPr>
        <w:pStyle w:val="ListParagraph"/>
        <w:numPr>
          <w:ilvl w:val="0"/>
          <w:numId w:val="9"/>
        </w:numPr>
        <w:ind w:left="360"/>
        <w:rPr>
          <w:lang w:val="en" w:eastAsia="de-DE"/>
        </w:rPr>
      </w:pPr>
      <w:r w:rsidRPr="00D9330B">
        <w:rPr>
          <w:lang w:val="en" w:eastAsia="de-DE"/>
        </w:rPr>
        <w:t xml:space="preserve">In case if user wants to add a new </w:t>
      </w:r>
      <w:r>
        <w:rPr>
          <w:lang w:val="en" w:eastAsia="de-DE"/>
        </w:rPr>
        <w:t>Resource</w:t>
      </w:r>
      <w:r w:rsidRPr="00D9330B">
        <w:rPr>
          <w:lang w:val="en" w:eastAsia="de-DE"/>
        </w:rPr>
        <w:t xml:space="preserve">, then user can add it from Resource screen </w:t>
      </w:r>
    </w:p>
    <w:p w14:paraId="08857A85" w14:textId="1BF6C375" w:rsidR="00992748" w:rsidRDefault="00992748" w:rsidP="00992748">
      <w:pPr>
        <w:ind w:left="360"/>
        <w:rPr>
          <w:lang w:val="en" w:eastAsia="de-DE"/>
        </w:rPr>
      </w:pPr>
      <w:r>
        <w:rPr>
          <w:lang w:val="en" w:eastAsia="de-DE"/>
        </w:rPr>
        <w:t xml:space="preserve">For Example:  </w:t>
      </w:r>
      <w:r w:rsidR="00F6198B">
        <w:rPr>
          <w:lang w:val="en" w:eastAsia="de-DE"/>
        </w:rPr>
        <w:t>If u</w:t>
      </w:r>
      <w:r>
        <w:rPr>
          <w:lang w:val="en" w:eastAsia="de-DE"/>
        </w:rPr>
        <w:t>ser created a new Bot</w:t>
      </w:r>
      <w:r w:rsidR="00F6198B">
        <w:rPr>
          <w:lang w:val="en" w:eastAsia="de-DE"/>
        </w:rPr>
        <w:t xml:space="preserve"> (Order Processing) in</w:t>
      </w:r>
      <w:r>
        <w:rPr>
          <w:lang w:val="en" w:eastAsia="de-DE"/>
        </w:rPr>
        <w:t xml:space="preserve"> Automation Anywhere after </w:t>
      </w:r>
      <w:r w:rsidR="00F6198B">
        <w:rPr>
          <w:lang w:val="en" w:eastAsia="de-DE"/>
        </w:rPr>
        <w:t xml:space="preserve">Discovery process, then user must add the newly created Bot (Order processing) from Resource Screen for Monitoring and Remediation process. </w:t>
      </w:r>
    </w:p>
    <w:p w14:paraId="03BA07CD" w14:textId="6982D645" w:rsidR="00992748" w:rsidRDefault="00992748" w:rsidP="00F6198B">
      <w:pPr>
        <w:pStyle w:val="ListParagraph"/>
        <w:numPr>
          <w:ilvl w:val="1"/>
          <w:numId w:val="9"/>
        </w:numPr>
        <w:rPr>
          <w:lang w:val="en" w:eastAsia="de-DE"/>
        </w:rPr>
      </w:pPr>
      <w:r>
        <w:rPr>
          <w:lang w:val="en" w:eastAsia="de-DE"/>
        </w:rPr>
        <w:t xml:space="preserve">Go to Resource screen and Click “Bot” Tab and Click </w:t>
      </w:r>
      <w:r w:rsidRPr="00987A23">
        <w:rPr>
          <w:lang w:val="en" w:eastAsia="de-DE"/>
        </w:rPr>
        <w:t xml:space="preserve">on </w:t>
      </w:r>
      <w:r>
        <w:rPr>
          <w:lang w:val="en" w:eastAsia="de-DE"/>
        </w:rPr>
        <w:t>“</w:t>
      </w:r>
      <w:r w:rsidR="00CB647E">
        <w:rPr>
          <w:lang w:val="en" w:eastAsia="de-DE"/>
        </w:rPr>
        <w:t>+</w:t>
      </w:r>
      <w:r>
        <w:rPr>
          <w:lang w:val="en" w:eastAsia="de-DE"/>
        </w:rPr>
        <w:t>”</w:t>
      </w:r>
      <w:r w:rsidRPr="00987A23">
        <w:rPr>
          <w:lang w:val="en" w:eastAsia="de-DE"/>
        </w:rPr>
        <w:t xml:space="preserve"> icon </w:t>
      </w:r>
      <w:r>
        <w:rPr>
          <w:lang w:val="en" w:eastAsia="de-DE"/>
        </w:rPr>
        <w:t xml:space="preserve">as mentioned </w:t>
      </w:r>
      <w:r w:rsidR="00DB3E33">
        <w:rPr>
          <w:lang w:val="en" w:eastAsia="de-DE"/>
        </w:rPr>
        <w:t>in the Figure</w:t>
      </w:r>
      <w:r>
        <w:rPr>
          <w:lang w:val="en" w:eastAsia="de-DE"/>
        </w:rPr>
        <w:t xml:space="preserve"> </w:t>
      </w:r>
      <w:r w:rsidR="00F6198B">
        <w:rPr>
          <w:lang w:val="en" w:eastAsia="de-DE"/>
        </w:rPr>
        <w:t>3</w:t>
      </w:r>
      <w:r w:rsidR="009360CA">
        <w:rPr>
          <w:lang w:val="en" w:eastAsia="de-DE"/>
        </w:rPr>
        <w:t>5</w:t>
      </w:r>
    </w:p>
    <w:p w14:paraId="0C70907A" w14:textId="0FA62580" w:rsidR="00F6198B" w:rsidRDefault="004121E6" w:rsidP="00F6198B">
      <w:pPr>
        <w:keepNext/>
      </w:pPr>
      <w:r>
        <w:rPr>
          <w:noProof/>
        </w:rPr>
        <w:lastRenderedPageBreak/>
        <w:drawing>
          <wp:inline distT="0" distB="0" distL="0" distR="0" wp14:anchorId="7F49367A" wp14:editId="6C157E96">
            <wp:extent cx="5730875" cy="2736850"/>
            <wp:effectExtent l="0" t="0" r="317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40D49767" w14:textId="21FC15F4" w:rsidR="00F6198B" w:rsidRPr="00F6198B" w:rsidRDefault="00F6198B" w:rsidP="00F6198B">
      <w:pPr>
        <w:pStyle w:val="Caption"/>
        <w:jc w:val="center"/>
        <w:rPr>
          <w:lang w:val="en" w:eastAsia="de-DE"/>
        </w:rPr>
      </w:pPr>
      <w:r>
        <w:t xml:space="preserve">Figure </w:t>
      </w:r>
      <w:fldSimple w:instr=" SEQ Figure \* ARABIC ">
        <w:r w:rsidR="007D71FF">
          <w:rPr>
            <w:noProof/>
          </w:rPr>
          <w:t>35</w:t>
        </w:r>
      </w:fldSimple>
    </w:p>
    <w:p w14:paraId="1DAE5B5D" w14:textId="77777777" w:rsidR="00290D63" w:rsidRDefault="00290D63" w:rsidP="00290D63">
      <w:pPr>
        <w:pStyle w:val="ListParagraph"/>
        <w:ind w:left="1440"/>
        <w:rPr>
          <w:lang w:val="en" w:eastAsia="de-DE"/>
        </w:rPr>
      </w:pPr>
    </w:p>
    <w:p w14:paraId="69729BBC" w14:textId="4B3DD201" w:rsidR="00C82755" w:rsidRDefault="00C82755" w:rsidP="002E7F1E">
      <w:pPr>
        <w:pStyle w:val="ListParagraph"/>
        <w:numPr>
          <w:ilvl w:val="1"/>
          <w:numId w:val="9"/>
        </w:numPr>
        <w:rPr>
          <w:lang w:val="en" w:eastAsia="de-DE"/>
        </w:rPr>
      </w:pPr>
      <w:r>
        <w:rPr>
          <w:lang w:val="en" w:eastAsia="de-DE"/>
        </w:rPr>
        <w:t>A</w:t>
      </w:r>
      <w:r w:rsidRPr="00987A23">
        <w:rPr>
          <w:lang w:val="en" w:eastAsia="de-DE"/>
        </w:rPr>
        <w:t xml:space="preserve"> popup will be displayed with three options </w:t>
      </w:r>
      <w:r>
        <w:rPr>
          <w:lang w:val="en" w:eastAsia="de-DE"/>
        </w:rPr>
        <w:t xml:space="preserve"> </w:t>
      </w:r>
    </w:p>
    <w:p w14:paraId="6CCD58E1" w14:textId="77777777" w:rsidR="00C82755" w:rsidRDefault="00C82755" w:rsidP="002E7F1E">
      <w:pPr>
        <w:pStyle w:val="ListParagraph"/>
        <w:numPr>
          <w:ilvl w:val="0"/>
          <w:numId w:val="36"/>
        </w:numPr>
        <w:rPr>
          <w:lang w:val="en" w:eastAsia="de-DE"/>
        </w:rPr>
      </w:pPr>
      <w:r w:rsidRPr="00987A23">
        <w:rPr>
          <w:lang w:val="en" w:eastAsia="de-DE"/>
        </w:rPr>
        <w:t>Add Parameter</w:t>
      </w:r>
    </w:p>
    <w:p w14:paraId="1CD7AAEC" w14:textId="77777777" w:rsidR="00C82755" w:rsidRDefault="00C82755" w:rsidP="002E7F1E">
      <w:pPr>
        <w:pStyle w:val="ListParagraph"/>
        <w:numPr>
          <w:ilvl w:val="0"/>
          <w:numId w:val="36"/>
        </w:numPr>
        <w:rPr>
          <w:lang w:val="en" w:eastAsia="de-DE"/>
        </w:rPr>
      </w:pPr>
      <w:r w:rsidRPr="00987A23">
        <w:rPr>
          <w:lang w:val="en" w:eastAsia="de-DE"/>
        </w:rPr>
        <w:t>Add Resource</w:t>
      </w:r>
    </w:p>
    <w:p w14:paraId="18C4EAE4" w14:textId="77777777" w:rsidR="00C82755" w:rsidRDefault="00C82755" w:rsidP="002E7F1E">
      <w:pPr>
        <w:pStyle w:val="ListParagraph"/>
        <w:numPr>
          <w:ilvl w:val="0"/>
          <w:numId w:val="36"/>
        </w:numPr>
        <w:rPr>
          <w:lang w:val="en" w:eastAsia="de-DE"/>
        </w:rPr>
      </w:pPr>
      <w:r w:rsidRPr="00987A23">
        <w:rPr>
          <w:lang w:val="en" w:eastAsia="de-DE"/>
        </w:rPr>
        <w:t>Add Observable - Remediation plan</w:t>
      </w:r>
    </w:p>
    <w:p w14:paraId="5573E76C" w14:textId="0A70DED5" w:rsidR="00C82755" w:rsidRDefault="00C82755" w:rsidP="002E7F1E">
      <w:pPr>
        <w:pStyle w:val="ListParagraph"/>
        <w:numPr>
          <w:ilvl w:val="1"/>
          <w:numId w:val="9"/>
        </w:numPr>
        <w:rPr>
          <w:lang w:val="en" w:eastAsia="de-DE"/>
        </w:rPr>
      </w:pPr>
      <w:r>
        <w:rPr>
          <w:lang w:val="en" w:eastAsia="de-DE"/>
        </w:rPr>
        <w:t>Click “</w:t>
      </w:r>
      <w:r w:rsidR="00D07D31" w:rsidRPr="00987A23">
        <w:rPr>
          <w:lang w:val="en" w:eastAsia="de-DE"/>
        </w:rPr>
        <w:t>Add Resource</w:t>
      </w:r>
      <w:r>
        <w:rPr>
          <w:lang w:val="en" w:eastAsia="de-DE"/>
        </w:rPr>
        <w:t xml:space="preserve">” Tab as mentioned </w:t>
      </w:r>
      <w:r w:rsidR="00DB3E33">
        <w:rPr>
          <w:lang w:val="en" w:eastAsia="de-DE"/>
        </w:rPr>
        <w:t>in the Figure</w:t>
      </w:r>
      <w:r>
        <w:rPr>
          <w:lang w:val="en" w:eastAsia="de-DE"/>
        </w:rPr>
        <w:t xml:space="preserve"> </w:t>
      </w:r>
      <w:r w:rsidR="002E7F1E">
        <w:rPr>
          <w:lang w:val="en" w:eastAsia="de-DE"/>
        </w:rPr>
        <w:t>3</w:t>
      </w:r>
      <w:r w:rsidR="00290D63">
        <w:rPr>
          <w:lang w:val="en" w:eastAsia="de-DE"/>
        </w:rPr>
        <w:t>6</w:t>
      </w:r>
    </w:p>
    <w:p w14:paraId="44B66AB2" w14:textId="77777777" w:rsidR="00290D63" w:rsidRDefault="00290D63" w:rsidP="00290D63">
      <w:pPr>
        <w:pStyle w:val="ListParagraph"/>
        <w:ind w:left="1440"/>
        <w:rPr>
          <w:lang w:val="en" w:eastAsia="de-DE"/>
        </w:rPr>
      </w:pPr>
    </w:p>
    <w:p w14:paraId="4FE6F22A" w14:textId="77777777" w:rsidR="002E7F1E" w:rsidRDefault="002E7F1E" w:rsidP="002E7F1E">
      <w:pPr>
        <w:keepNext/>
        <w:ind w:left="1440"/>
      </w:pPr>
      <w:r>
        <w:rPr>
          <w:noProof/>
          <w:lang w:val="en" w:eastAsia="de-DE"/>
        </w:rPr>
        <w:drawing>
          <wp:inline distT="0" distB="0" distL="0" distR="0" wp14:anchorId="4AF0B93F" wp14:editId="39030EC6">
            <wp:extent cx="3458158" cy="261937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72260" cy="2630057"/>
                    </a:xfrm>
                    <a:prstGeom prst="rect">
                      <a:avLst/>
                    </a:prstGeom>
                    <a:noFill/>
                    <a:ln>
                      <a:noFill/>
                    </a:ln>
                  </pic:spPr>
                </pic:pic>
              </a:graphicData>
            </a:graphic>
          </wp:inline>
        </w:drawing>
      </w:r>
    </w:p>
    <w:p w14:paraId="12BE5D23" w14:textId="7660A064" w:rsidR="002E7F1E" w:rsidRPr="002E7F1E" w:rsidRDefault="002E7F1E" w:rsidP="002E7F1E">
      <w:pPr>
        <w:pStyle w:val="Caption"/>
        <w:jc w:val="center"/>
        <w:rPr>
          <w:lang w:val="en" w:eastAsia="de-DE"/>
        </w:rPr>
      </w:pPr>
      <w:r>
        <w:t xml:space="preserve">Figure </w:t>
      </w:r>
      <w:fldSimple w:instr=" SEQ Figure \* ARABIC ">
        <w:r w:rsidR="007D71FF">
          <w:rPr>
            <w:noProof/>
          </w:rPr>
          <w:t>36</w:t>
        </w:r>
      </w:fldSimple>
    </w:p>
    <w:p w14:paraId="69332BC4" w14:textId="77777777" w:rsidR="00203C7B" w:rsidRDefault="00203C7B" w:rsidP="00033900">
      <w:pPr>
        <w:pStyle w:val="ListParagraph"/>
        <w:rPr>
          <w:lang w:val="en" w:eastAsia="de-DE"/>
        </w:rPr>
      </w:pPr>
    </w:p>
    <w:p w14:paraId="1ACBDA65" w14:textId="44EC8E53" w:rsidR="00B97C10" w:rsidRPr="00B97C10" w:rsidRDefault="00B97C10" w:rsidP="00111815">
      <w:pPr>
        <w:pStyle w:val="ListParagraph"/>
        <w:numPr>
          <w:ilvl w:val="1"/>
          <w:numId w:val="9"/>
        </w:numPr>
        <w:rPr>
          <w:lang w:val="en" w:eastAsia="de-DE"/>
        </w:rPr>
      </w:pPr>
      <w:r w:rsidRPr="00B97C10">
        <w:rPr>
          <w:lang w:val="en" w:eastAsia="de-DE"/>
        </w:rPr>
        <w:lastRenderedPageBreak/>
        <w:t xml:space="preserve">Mentioned </w:t>
      </w:r>
      <w:r w:rsidR="00F57AD1">
        <w:rPr>
          <w:lang w:val="en" w:eastAsia="de-DE"/>
        </w:rPr>
        <w:t>“</w:t>
      </w:r>
      <w:proofErr w:type="spellStart"/>
      <w:r w:rsidRPr="00B97C10">
        <w:rPr>
          <w:lang w:val="en" w:eastAsia="de-DE"/>
        </w:rPr>
        <w:t>OrderProcessing.atmx</w:t>
      </w:r>
      <w:proofErr w:type="spellEnd"/>
      <w:r w:rsidR="00F57AD1">
        <w:rPr>
          <w:lang w:val="en" w:eastAsia="de-DE"/>
        </w:rPr>
        <w:t>” i</w:t>
      </w:r>
      <w:r w:rsidR="00F57AD1" w:rsidRPr="00B97C10">
        <w:rPr>
          <w:lang w:val="en" w:eastAsia="de-DE"/>
        </w:rPr>
        <w:t>n</w:t>
      </w:r>
      <w:r w:rsidRPr="00B97C10">
        <w:rPr>
          <w:lang w:val="en" w:eastAsia="de-DE"/>
        </w:rPr>
        <w:t xml:space="preserve"> </w:t>
      </w:r>
      <w:r w:rsidR="004632A3">
        <w:rPr>
          <w:lang w:val="en" w:eastAsia="de-DE"/>
        </w:rPr>
        <w:t>“</w:t>
      </w:r>
      <w:r w:rsidRPr="00B97C10">
        <w:rPr>
          <w:lang w:val="en" w:eastAsia="de-DE"/>
        </w:rPr>
        <w:t>Add New Resource</w:t>
      </w:r>
      <w:r w:rsidR="004632A3">
        <w:rPr>
          <w:lang w:val="en" w:eastAsia="de-DE"/>
        </w:rPr>
        <w:t>”</w:t>
      </w:r>
      <w:r w:rsidRPr="00B97C10">
        <w:rPr>
          <w:lang w:val="en" w:eastAsia="de-DE"/>
        </w:rPr>
        <w:t xml:space="preserve"> Text Box and Select “Include default Parameters” Check Box and click “Save” Button as mentioned </w:t>
      </w:r>
      <w:r w:rsidR="00DB3E33">
        <w:rPr>
          <w:lang w:val="en" w:eastAsia="de-DE"/>
        </w:rPr>
        <w:t>in the Figure</w:t>
      </w:r>
      <w:r w:rsidRPr="00B97C10">
        <w:rPr>
          <w:lang w:val="en" w:eastAsia="de-DE"/>
        </w:rPr>
        <w:t xml:space="preserve"> </w:t>
      </w:r>
      <w:r w:rsidR="00961F31">
        <w:rPr>
          <w:lang w:val="en" w:eastAsia="de-DE"/>
        </w:rPr>
        <w:t>3</w:t>
      </w:r>
      <w:r w:rsidR="004632A3">
        <w:rPr>
          <w:lang w:val="en" w:eastAsia="de-DE"/>
        </w:rPr>
        <w:t>7</w:t>
      </w:r>
    </w:p>
    <w:p w14:paraId="48BFEB17" w14:textId="421CD8F3" w:rsidR="00B97C10" w:rsidRDefault="00B97C10" w:rsidP="00B97C10">
      <w:pPr>
        <w:pStyle w:val="ListParagraph"/>
        <w:rPr>
          <w:lang w:val="en" w:eastAsia="de-DE"/>
        </w:rPr>
      </w:pPr>
    </w:p>
    <w:p w14:paraId="67BBB11A" w14:textId="77777777" w:rsidR="004632A3" w:rsidRDefault="004632A3" w:rsidP="00B97C10">
      <w:pPr>
        <w:pStyle w:val="ListParagraph"/>
        <w:rPr>
          <w:lang w:val="en" w:eastAsia="de-DE"/>
        </w:rPr>
      </w:pPr>
    </w:p>
    <w:p w14:paraId="4629D693" w14:textId="77777777" w:rsidR="00961F31" w:rsidRDefault="00B97C10" w:rsidP="00961F31">
      <w:pPr>
        <w:pStyle w:val="ListParagraph"/>
        <w:keepNext/>
        <w:ind w:left="2160"/>
      </w:pPr>
      <w:r>
        <w:rPr>
          <w:noProof/>
          <w:lang w:val="en" w:eastAsia="de-DE"/>
        </w:rPr>
        <w:drawing>
          <wp:inline distT="0" distB="0" distL="0" distR="0" wp14:anchorId="6BB98F69" wp14:editId="44942E2B">
            <wp:extent cx="3314700" cy="253152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6862" cy="2540816"/>
                    </a:xfrm>
                    <a:prstGeom prst="rect">
                      <a:avLst/>
                    </a:prstGeom>
                    <a:noFill/>
                    <a:ln>
                      <a:noFill/>
                    </a:ln>
                  </pic:spPr>
                </pic:pic>
              </a:graphicData>
            </a:graphic>
          </wp:inline>
        </w:drawing>
      </w:r>
    </w:p>
    <w:p w14:paraId="00D7FEEF" w14:textId="106BC22D" w:rsidR="00B97C10" w:rsidRDefault="00961F31" w:rsidP="00961F31">
      <w:pPr>
        <w:pStyle w:val="Caption"/>
        <w:jc w:val="center"/>
      </w:pPr>
      <w:r>
        <w:t xml:space="preserve">Figure </w:t>
      </w:r>
      <w:fldSimple w:instr=" SEQ Figure \* ARABIC ">
        <w:r w:rsidR="007D71FF">
          <w:rPr>
            <w:noProof/>
          </w:rPr>
          <w:t>37</w:t>
        </w:r>
      </w:fldSimple>
    </w:p>
    <w:p w14:paraId="30B16380" w14:textId="77777777" w:rsidR="00961F31" w:rsidRPr="00961F31" w:rsidRDefault="00961F31" w:rsidP="00961F31"/>
    <w:p w14:paraId="5972EFB0" w14:textId="1C2C4B82" w:rsidR="0092432F" w:rsidRDefault="0064097C" w:rsidP="00111815">
      <w:pPr>
        <w:pStyle w:val="ListParagraph"/>
        <w:numPr>
          <w:ilvl w:val="1"/>
          <w:numId w:val="9"/>
        </w:numPr>
        <w:rPr>
          <w:lang w:val="en" w:eastAsia="de-DE"/>
        </w:rPr>
      </w:pPr>
      <w:r w:rsidRPr="0064097C">
        <w:rPr>
          <w:lang w:val="en" w:eastAsia="de-DE"/>
        </w:rPr>
        <w:t>The new Bot “</w:t>
      </w:r>
      <w:proofErr w:type="spellStart"/>
      <w:r w:rsidRPr="0064097C">
        <w:rPr>
          <w:lang w:val="en" w:eastAsia="de-DE"/>
        </w:rPr>
        <w:t>OrderProcessing.atmx</w:t>
      </w:r>
      <w:proofErr w:type="spellEnd"/>
      <w:r w:rsidR="004632A3">
        <w:rPr>
          <w:lang w:val="en" w:eastAsia="de-DE"/>
        </w:rPr>
        <w:t xml:space="preserve">” </w:t>
      </w:r>
      <w:r w:rsidRPr="0064097C">
        <w:rPr>
          <w:lang w:val="en" w:eastAsia="de-DE"/>
        </w:rPr>
        <w:t xml:space="preserve">added under “Bot” Tab with default parameters (without values) as mentioned </w:t>
      </w:r>
      <w:r w:rsidR="00DB3E33">
        <w:rPr>
          <w:lang w:val="en" w:eastAsia="de-DE"/>
        </w:rPr>
        <w:t>in the Figure</w:t>
      </w:r>
      <w:r w:rsidRPr="0064097C">
        <w:rPr>
          <w:lang w:val="en" w:eastAsia="de-DE"/>
        </w:rPr>
        <w:t xml:space="preserve"> 3</w:t>
      </w:r>
      <w:r w:rsidR="004632A3">
        <w:rPr>
          <w:lang w:val="en" w:eastAsia="de-DE"/>
        </w:rPr>
        <w:t>8.</w:t>
      </w:r>
    </w:p>
    <w:p w14:paraId="10097C85" w14:textId="77777777" w:rsidR="004632A3" w:rsidRPr="0064097C" w:rsidRDefault="004632A3" w:rsidP="004632A3">
      <w:pPr>
        <w:pStyle w:val="ListParagraph"/>
        <w:ind w:left="1440"/>
        <w:rPr>
          <w:lang w:val="en" w:eastAsia="de-DE"/>
        </w:rPr>
      </w:pPr>
    </w:p>
    <w:p w14:paraId="27D6ED61" w14:textId="28EB0540" w:rsidR="00961F31" w:rsidRDefault="004121E6" w:rsidP="00961F31">
      <w:pPr>
        <w:pStyle w:val="ListParagraph"/>
        <w:keepNext/>
      </w:pPr>
      <w:r>
        <w:rPr>
          <w:noProof/>
        </w:rPr>
        <w:drawing>
          <wp:inline distT="0" distB="0" distL="0" distR="0" wp14:anchorId="424A3768" wp14:editId="6C844229">
            <wp:extent cx="5730875" cy="2736850"/>
            <wp:effectExtent l="0" t="0" r="3175"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04237C82" w14:textId="52060E64" w:rsidR="001245FA" w:rsidRPr="0011066B" w:rsidRDefault="00961F31" w:rsidP="00961F31">
      <w:pPr>
        <w:pStyle w:val="Caption"/>
        <w:jc w:val="center"/>
        <w:rPr>
          <w:lang w:val="en" w:eastAsia="de-DE"/>
        </w:rPr>
      </w:pPr>
      <w:r>
        <w:t xml:space="preserve">Figure </w:t>
      </w:r>
      <w:fldSimple w:instr=" SEQ Figure \* ARABIC ">
        <w:r w:rsidR="007D71FF">
          <w:rPr>
            <w:noProof/>
          </w:rPr>
          <w:t>38</w:t>
        </w:r>
      </w:fldSimple>
    </w:p>
    <w:p w14:paraId="404E4BA4" w14:textId="3EE46661" w:rsidR="00961F31" w:rsidRDefault="00961F31" w:rsidP="00961F31">
      <w:pPr>
        <w:pStyle w:val="ListParagraph"/>
        <w:rPr>
          <w:lang w:val="en" w:eastAsia="de-DE"/>
        </w:rPr>
      </w:pPr>
    </w:p>
    <w:p w14:paraId="46A42C11" w14:textId="77777777" w:rsidR="00961F31" w:rsidRDefault="00961F31" w:rsidP="00961F31">
      <w:pPr>
        <w:pStyle w:val="ListParagraph"/>
        <w:rPr>
          <w:lang w:val="en" w:eastAsia="de-DE"/>
        </w:rPr>
      </w:pPr>
    </w:p>
    <w:p w14:paraId="2D64A384" w14:textId="3E1CE377" w:rsidR="0064097C" w:rsidRDefault="0064097C" w:rsidP="0064097C">
      <w:pPr>
        <w:pStyle w:val="ListParagraph"/>
        <w:numPr>
          <w:ilvl w:val="1"/>
          <w:numId w:val="9"/>
        </w:numPr>
        <w:rPr>
          <w:lang w:val="en" w:eastAsia="de-DE"/>
        </w:rPr>
      </w:pPr>
      <w:r>
        <w:rPr>
          <w:lang w:val="en" w:eastAsia="de-DE"/>
        </w:rPr>
        <w:t xml:space="preserve">User </w:t>
      </w:r>
      <w:proofErr w:type="gramStart"/>
      <w:r>
        <w:rPr>
          <w:lang w:val="en" w:eastAsia="de-DE"/>
        </w:rPr>
        <w:t>has to</w:t>
      </w:r>
      <w:proofErr w:type="gramEnd"/>
      <w:r>
        <w:rPr>
          <w:lang w:val="en" w:eastAsia="de-DE"/>
        </w:rPr>
        <w:t xml:space="preserve"> update the validity Period, Portfolio and Parameter</w:t>
      </w:r>
      <w:r w:rsidR="00A42F0F">
        <w:rPr>
          <w:lang w:val="en" w:eastAsia="de-DE"/>
        </w:rPr>
        <w:t>s</w:t>
      </w:r>
      <w:r>
        <w:rPr>
          <w:lang w:val="en" w:eastAsia="de-DE"/>
        </w:rPr>
        <w:t xml:space="preserve"> value</w:t>
      </w:r>
      <w:r w:rsidR="00A42F0F">
        <w:rPr>
          <w:lang w:val="en" w:eastAsia="de-DE"/>
        </w:rPr>
        <w:t xml:space="preserve"> like below</w:t>
      </w:r>
      <w:r>
        <w:rPr>
          <w:lang w:val="en" w:eastAsia="de-DE"/>
        </w:rPr>
        <w:t xml:space="preserve"> </w:t>
      </w:r>
      <w:r w:rsidR="00A42F0F">
        <w:rPr>
          <w:lang w:val="en" w:eastAsia="de-DE"/>
        </w:rPr>
        <w:t>for monitoring and remediation process</w:t>
      </w:r>
    </w:p>
    <w:p w14:paraId="754F19A1" w14:textId="77777777" w:rsidR="00F9583D" w:rsidRDefault="00F9583D" w:rsidP="00F9583D">
      <w:pPr>
        <w:pStyle w:val="ListParagraph"/>
        <w:ind w:left="1440"/>
        <w:rPr>
          <w:lang w:val="en" w:eastAsia="de-DE"/>
        </w:rPr>
      </w:pPr>
    </w:p>
    <w:p w14:paraId="4F84CCDA" w14:textId="67879E9C" w:rsidR="0064097C" w:rsidRPr="00B97C10" w:rsidRDefault="00A42F0F" w:rsidP="00F9583D">
      <w:pPr>
        <w:pStyle w:val="ListParagraph"/>
        <w:numPr>
          <w:ilvl w:val="2"/>
          <w:numId w:val="41"/>
        </w:numPr>
        <w:rPr>
          <w:lang w:val="en" w:eastAsia="de-DE"/>
        </w:rPr>
      </w:pPr>
      <w:r>
        <w:rPr>
          <w:lang w:val="en" w:eastAsia="de-DE"/>
        </w:rPr>
        <w:t>Choose “Activate” Radio Button</w:t>
      </w:r>
    </w:p>
    <w:p w14:paraId="39D2921D" w14:textId="4DA51322" w:rsidR="00961F31" w:rsidRDefault="0064097C" w:rsidP="00F9583D">
      <w:pPr>
        <w:pStyle w:val="ListParagraph"/>
        <w:numPr>
          <w:ilvl w:val="2"/>
          <w:numId w:val="41"/>
        </w:numPr>
        <w:rPr>
          <w:lang w:val="en" w:eastAsia="de-DE"/>
        </w:rPr>
      </w:pPr>
      <w:r>
        <w:rPr>
          <w:lang w:val="en" w:eastAsia="de-DE"/>
        </w:rPr>
        <w:t>Validity Start: 09-O8-2021 (</w:t>
      </w:r>
      <w:r w:rsidR="00A42F0F">
        <w:rPr>
          <w:lang w:val="en" w:eastAsia="de-DE"/>
        </w:rPr>
        <w:t>Start date for monitoring</w:t>
      </w:r>
      <w:r>
        <w:rPr>
          <w:lang w:val="en" w:eastAsia="de-DE"/>
        </w:rPr>
        <w:t>)</w:t>
      </w:r>
    </w:p>
    <w:p w14:paraId="7F463E82" w14:textId="645E9873" w:rsidR="0064097C" w:rsidRDefault="0064097C" w:rsidP="00F9583D">
      <w:pPr>
        <w:pStyle w:val="ListParagraph"/>
        <w:numPr>
          <w:ilvl w:val="2"/>
          <w:numId w:val="41"/>
        </w:numPr>
        <w:rPr>
          <w:lang w:val="en" w:eastAsia="de-DE"/>
        </w:rPr>
      </w:pPr>
      <w:r>
        <w:rPr>
          <w:lang w:val="en" w:eastAsia="de-DE"/>
        </w:rPr>
        <w:t>Validity End: 31-Dec-2099 (</w:t>
      </w:r>
      <w:r w:rsidR="00A42F0F">
        <w:rPr>
          <w:lang w:val="en" w:eastAsia="de-DE"/>
        </w:rPr>
        <w:t>End date for monitoring)</w:t>
      </w:r>
    </w:p>
    <w:p w14:paraId="6E310446" w14:textId="1C0B6958" w:rsidR="00A42F0F" w:rsidRDefault="00A42F0F" w:rsidP="00F9583D">
      <w:pPr>
        <w:pStyle w:val="ListParagraph"/>
        <w:numPr>
          <w:ilvl w:val="2"/>
          <w:numId w:val="41"/>
        </w:numPr>
        <w:rPr>
          <w:lang w:val="en" w:eastAsia="de-DE"/>
        </w:rPr>
      </w:pPr>
      <w:r>
        <w:rPr>
          <w:lang w:val="en" w:eastAsia="de-DE"/>
        </w:rPr>
        <w:t xml:space="preserve">Portfolio: Finance Business Process </w:t>
      </w:r>
    </w:p>
    <w:p w14:paraId="277E9FCB" w14:textId="7CD50837" w:rsidR="00A42F0F" w:rsidRDefault="00A42F0F" w:rsidP="00F9583D">
      <w:pPr>
        <w:pStyle w:val="ListParagraph"/>
        <w:numPr>
          <w:ilvl w:val="2"/>
          <w:numId w:val="41"/>
        </w:numPr>
        <w:rPr>
          <w:lang w:val="en" w:eastAsia="de-DE"/>
        </w:rPr>
      </w:pPr>
      <w:r>
        <w:rPr>
          <w:lang w:val="en" w:eastAsia="de-DE"/>
        </w:rPr>
        <w:t>Source: 10.0.0.2 (Bot Runner IP Address)</w:t>
      </w:r>
    </w:p>
    <w:p w14:paraId="09266BC8" w14:textId="5F1DD770" w:rsidR="00A42F0F" w:rsidRDefault="00A42F0F" w:rsidP="00F9583D">
      <w:pPr>
        <w:pStyle w:val="ListParagraph"/>
        <w:numPr>
          <w:ilvl w:val="2"/>
          <w:numId w:val="41"/>
        </w:numPr>
        <w:rPr>
          <w:lang w:val="en" w:eastAsia="de-DE"/>
        </w:rPr>
      </w:pPr>
      <w:r>
        <w:rPr>
          <w:lang w:val="en" w:eastAsia="de-DE"/>
        </w:rPr>
        <w:t>Parameter details:</w:t>
      </w:r>
    </w:p>
    <w:tbl>
      <w:tblPr>
        <w:tblW w:w="9355" w:type="dxa"/>
        <w:tblLook w:val="04A0" w:firstRow="1" w:lastRow="0" w:firstColumn="1" w:lastColumn="0" w:noHBand="0" w:noVBand="1"/>
      </w:tblPr>
      <w:tblGrid>
        <w:gridCol w:w="2111"/>
        <w:gridCol w:w="2203"/>
        <w:gridCol w:w="3786"/>
        <w:gridCol w:w="1255"/>
      </w:tblGrid>
      <w:tr w:rsidR="00A42F0F" w:rsidRPr="00BD121B" w14:paraId="1507B4C5" w14:textId="77777777" w:rsidTr="00111815">
        <w:trPr>
          <w:trHeight w:val="300"/>
        </w:trPr>
        <w:tc>
          <w:tcPr>
            <w:tcW w:w="21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1B27F" w14:textId="77777777" w:rsidR="00A42F0F" w:rsidRPr="00BD121B" w:rsidRDefault="00A42F0F" w:rsidP="00111815">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Parameter Name</w:t>
            </w:r>
          </w:p>
        </w:tc>
        <w:tc>
          <w:tcPr>
            <w:tcW w:w="2203" w:type="dxa"/>
            <w:tcBorders>
              <w:top w:val="single" w:sz="4" w:space="0" w:color="auto"/>
              <w:left w:val="nil"/>
              <w:bottom w:val="single" w:sz="4" w:space="0" w:color="auto"/>
              <w:right w:val="single" w:sz="4" w:space="0" w:color="auto"/>
            </w:tcBorders>
            <w:shd w:val="clear" w:color="auto" w:fill="auto"/>
            <w:noWrap/>
            <w:vAlign w:val="bottom"/>
            <w:hideMark/>
          </w:tcPr>
          <w:p w14:paraId="4899BC87" w14:textId="77777777" w:rsidR="00A42F0F" w:rsidRPr="00BD121B" w:rsidRDefault="00A42F0F" w:rsidP="00111815">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Description</w:t>
            </w:r>
          </w:p>
        </w:tc>
        <w:tc>
          <w:tcPr>
            <w:tcW w:w="3786" w:type="dxa"/>
            <w:tcBorders>
              <w:top w:val="single" w:sz="4" w:space="0" w:color="auto"/>
              <w:left w:val="nil"/>
              <w:bottom w:val="single" w:sz="4" w:space="0" w:color="auto"/>
              <w:right w:val="single" w:sz="4" w:space="0" w:color="auto"/>
            </w:tcBorders>
            <w:shd w:val="clear" w:color="auto" w:fill="auto"/>
            <w:noWrap/>
            <w:vAlign w:val="bottom"/>
            <w:hideMark/>
          </w:tcPr>
          <w:p w14:paraId="4CE273C3" w14:textId="77777777" w:rsidR="00A42F0F" w:rsidRPr="00BD121B" w:rsidRDefault="00A42F0F" w:rsidP="00111815">
            <w:pPr>
              <w:spacing w:after="0" w:line="240" w:lineRule="auto"/>
              <w:jc w:val="center"/>
              <w:rPr>
                <w:rFonts w:ascii="Calibri" w:eastAsia="Times New Roman" w:hAnsi="Calibri" w:cs="Calibri"/>
                <w:b/>
                <w:bCs/>
                <w:color w:val="000000"/>
              </w:rPr>
            </w:pPr>
            <w:r w:rsidRPr="00BD121B">
              <w:rPr>
                <w:rFonts w:ascii="Calibri" w:eastAsia="Times New Roman" w:hAnsi="Calibri" w:cs="Calibri"/>
                <w:b/>
                <w:bCs/>
                <w:color w:val="000000"/>
              </w:rPr>
              <w:t>Value</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267FEF2F" w14:textId="77777777" w:rsidR="00A42F0F" w:rsidRPr="00BD121B" w:rsidRDefault="00A42F0F" w:rsidP="00111815">
            <w:pPr>
              <w:spacing w:after="0" w:line="240" w:lineRule="auto"/>
              <w:jc w:val="center"/>
              <w:rPr>
                <w:rFonts w:ascii="Calibri" w:eastAsia="Times New Roman" w:hAnsi="Calibri" w:cs="Calibri"/>
                <w:b/>
                <w:bCs/>
                <w:color w:val="000000"/>
              </w:rPr>
            </w:pPr>
            <w:proofErr w:type="spellStart"/>
            <w:r w:rsidRPr="00BD121B">
              <w:rPr>
                <w:rFonts w:ascii="Calibri" w:eastAsia="Times New Roman" w:hAnsi="Calibri" w:cs="Calibri"/>
                <w:b/>
                <w:bCs/>
                <w:color w:val="000000"/>
              </w:rPr>
              <w:t>IsSecret</w:t>
            </w:r>
            <w:proofErr w:type="spellEnd"/>
          </w:p>
        </w:tc>
      </w:tr>
      <w:tr w:rsidR="00A42F0F" w:rsidRPr="00BD121B" w14:paraId="0AD61692" w14:textId="77777777" w:rsidTr="00111815">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63AEA31C"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Bot Client</w:t>
            </w:r>
          </w:p>
        </w:tc>
        <w:tc>
          <w:tcPr>
            <w:tcW w:w="2203" w:type="dxa"/>
            <w:tcBorders>
              <w:top w:val="nil"/>
              <w:left w:val="nil"/>
              <w:bottom w:val="single" w:sz="4" w:space="0" w:color="auto"/>
              <w:right w:val="single" w:sz="4" w:space="0" w:color="auto"/>
            </w:tcBorders>
            <w:shd w:val="clear" w:color="auto" w:fill="auto"/>
            <w:noWrap/>
            <w:vAlign w:val="bottom"/>
            <w:hideMark/>
          </w:tcPr>
          <w:p w14:paraId="3DB45631"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Bot Client</w:t>
            </w:r>
          </w:p>
        </w:tc>
        <w:tc>
          <w:tcPr>
            <w:tcW w:w="3786" w:type="dxa"/>
            <w:tcBorders>
              <w:top w:val="nil"/>
              <w:left w:val="nil"/>
              <w:bottom w:val="single" w:sz="4" w:space="0" w:color="auto"/>
              <w:right w:val="single" w:sz="4" w:space="0" w:color="auto"/>
            </w:tcBorders>
            <w:shd w:val="clear" w:color="auto" w:fill="auto"/>
            <w:noWrap/>
            <w:vAlign w:val="center"/>
            <w:hideMark/>
          </w:tcPr>
          <w:p w14:paraId="4A5B7AA7" w14:textId="77777777" w:rsidR="00A42F0F" w:rsidRPr="00BD121B" w:rsidRDefault="00A42F0F" w:rsidP="00111815">
            <w:pPr>
              <w:spacing w:after="0" w:line="240" w:lineRule="auto"/>
              <w:rPr>
                <w:rFonts w:ascii="Calibri" w:eastAsia="Times New Roman" w:hAnsi="Calibri" w:cs="Calibri"/>
                <w:color w:val="000000"/>
              </w:rPr>
            </w:pPr>
            <w:r w:rsidRPr="00EA795F">
              <w:rPr>
                <w:rFonts w:ascii="Calibri" w:eastAsia="Times New Roman" w:hAnsi="Calibri" w:cs="Calibri"/>
                <w:color w:val="000000"/>
              </w:rPr>
              <w:t>VM0000</w:t>
            </w:r>
            <w:r>
              <w:rPr>
                <w:rFonts w:ascii="Calibri" w:eastAsia="Times New Roman" w:hAnsi="Calibri" w:cs="Calibri"/>
                <w:color w:val="000000"/>
              </w:rPr>
              <w:t>2</w:t>
            </w:r>
          </w:p>
        </w:tc>
        <w:tc>
          <w:tcPr>
            <w:tcW w:w="1255" w:type="dxa"/>
            <w:tcBorders>
              <w:top w:val="nil"/>
              <w:left w:val="nil"/>
              <w:bottom w:val="single" w:sz="4" w:space="0" w:color="auto"/>
              <w:right w:val="single" w:sz="4" w:space="0" w:color="auto"/>
            </w:tcBorders>
            <w:shd w:val="clear" w:color="auto" w:fill="auto"/>
            <w:noWrap/>
            <w:vAlign w:val="bottom"/>
            <w:hideMark/>
          </w:tcPr>
          <w:p w14:paraId="327D453D" w14:textId="77777777" w:rsidR="00A42F0F" w:rsidRPr="00BD121B" w:rsidRDefault="00A42F0F" w:rsidP="00111815">
            <w:pPr>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r w:rsidR="00A42F0F" w:rsidRPr="00BD121B" w14:paraId="5AE43D8E" w14:textId="77777777" w:rsidTr="00111815">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522C979C"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Bot User</w:t>
            </w:r>
          </w:p>
        </w:tc>
        <w:tc>
          <w:tcPr>
            <w:tcW w:w="2203" w:type="dxa"/>
            <w:tcBorders>
              <w:top w:val="nil"/>
              <w:left w:val="nil"/>
              <w:bottom w:val="single" w:sz="4" w:space="0" w:color="auto"/>
              <w:right w:val="single" w:sz="4" w:space="0" w:color="auto"/>
            </w:tcBorders>
            <w:shd w:val="clear" w:color="auto" w:fill="auto"/>
            <w:noWrap/>
            <w:vAlign w:val="bottom"/>
            <w:hideMark/>
          </w:tcPr>
          <w:p w14:paraId="13C11AD5"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Bot User</w:t>
            </w:r>
          </w:p>
        </w:tc>
        <w:tc>
          <w:tcPr>
            <w:tcW w:w="3786" w:type="dxa"/>
            <w:tcBorders>
              <w:top w:val="nil"/>
              <w:left w:val="nil"/>
              <w:bottom w:val="single" w:sz="4" w:space="0" w:color="auto"/>
              <w:right w:val="single" w:sz="4" w:space="0" w:color="auto"/>
            </w:tcBorders>
            <w:shd w:val="clear" w:color="auto" w:fill="auto"/>
            <w:noWrap/>
            <w:vAlign w:val="center"/>
            <w:hideMark/>
          </w:tcPr>
          <w:p w14:paraId="722F2B14" w14:textId="0CBE86F4" w:rsidR="00A42F0F" w:rsidRPr="00BD121B" w:rsidRDefault="006B72FF" w:rsidP="00111815">
            <w:pPr>
              <w:spacing w:after="0" w:line="240" w:lineRule="auto"/>
              <w:rPr>
                <w:rFonts w:ascii="Calibri" w:eastAsia="Times New Roman" w:hAnsi="Calibri" w:cs="Calibri"/>
                <w:color w:val="000000"/>
              </w:rPr>
            </w:pPr>
            <w:proofErr w:type="spellStart"/>
            <w:r w:rsidRPr="00BD121B">
              <w:rPr>
                <w:rFonts w:ascii="Calibri" w:eastAsia="Times New Roman" w:hAnsi="Calibri" w:cs="Calibri"/>
                <w:color w:val="000000"/>
              </w:rPr>
              <w:t>B</w:t>
            </w:r>
            <w:r w:rsidR="00A42F0F" w:rsidRPr="00BD121B">
              <w:rPr>
                <w:rFonts w:ascii="Calibri" w:eastAsia="Times New Roman" w:hAnsi="Calibri" w:cs="Calibri"/>
                <w:color w:val="000000"/>
              </w:rPr>
              <w:t>otclient</w:t>
            </w:r>
            <w:r w:rsidR="00A42F0F">
              <w:rPr>
                <w:rFonts w:ascii="Calibri" w:eastAsia="Times New Roman" w:hAnsi="Calibri" w:cs="Calibri"/>
                <w:color w:val="000000"/>
              </w:rPr>
              <w:t>user</w:t>
            </w:r>
            <w:proofErr w:type="spellEnd"/>
          </w:p>
        </w:tc>
        <w:tc>
          <w:tcPr>
            <w:tcW w:w="1255" w:type="dxa"/>
            <w:tcBorders>
              <w:top w:val="nil"/>
              <w:left w:val="nil"/>
              <w:bottom w:val="single" w:sz="4" w:space="0" w:color="auto"/>
              <w:right w:val="single" w:sz="4" w:space="0" w:color="auto"/>
            </w:tcBorders>
            <w:shd w:val="clear" w:color="auto" w:fill="auto"/>
            <w:noWrap/>
            <w:vAlign w:val="bottom"/>
            <w:hideMark/>
          </w:tcPr>
          <w:p w14:paraId="169485F8" w14:textId="77777777" w:rsidR="00A42F0F" w:rsidRPr="00BD121B" w:rsidRDefault="00A42F0F" w:rsidP="00111815">
            <w:pPr>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r w:rsidR="00A42F0F" w:rsidRPr="00BD121B" w14:paraId="5FA65BAB" w14:textId="77777777" w:rsidTr="00111815">
        <w:trPr>
          <w:trHeight w:val="300"/>
        </w:trPr>
        <w:tc>
          <w:tcPr>
            <w:tcW w:w="2111" w:type="dxa"/>
            <w:tcBorders>
              <w:top w:val="nil"/>
              <w:left w:val="single" w:sz="4" w:space="0" w:color="auto"/>
              <w:bottom w:val="single" w:sz="4" w:space="0" w:color="auto"/>
              <w:right w:val="single" w:sz="4" w:space="0" w:color="auto"/>
            </w:tcBorders>
            <w:shd w:val="clear" w:color="auto" w:fill="auto"/>
            <w:noWrap/>
            <w:vAlign w:val="bottom"/>
            <w:hideMark/>
          </w:tcPr>
          <w:p w14:paraId="011A4EDA"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Task Relative Path</w:t>
            </w:r>
          </w:p>
        </w:tc>
        <w:tc>
          <w:tcPr>
            <w:tcW w:w="2203" w:type="dxa"/>
            <w:tcBorders>
              <w:top w:val="nil"/>
              <w:left w:val="nil"/>
              <w:bottom w:val="single" w:sz="4" w:space="0" w:color="auto"/>
              <w:right w:val="single" w:sz="4" w:space="0" w:color="auto"/>
            </w:tcBorders>
            <w:shd w:val="clear" w:color="auto" w:fill="auto"/>
            <w:noWrap/>
            <w:vAlign w:val="bottom"/>
            <w:hideMark/>
          </w:tcPr>
          <w:p w14:paraId="694FA1A3" w14:textId="77777777" w:rsidR="00A42F0F" w:rsidRPr="00BD121B" w:rsidRDefault="00A42F0F" w:rsidP="00111815">
            <w:pPr>
              <w:spacing w:after="0" w:line="240" w:lineRule="auto"/>
              <w:rPr>
                <w:rFonts w:ascii="Calibri" w:eastAsia="Times New Roman" w:hAnsi="Calibri" w:cs="Calibri"/>
                <w:color w:val="000000"/>
              </w:rPr>
            </w:pPr>
            <w:r w:rsidRPr="00BD121B">
              <w:rPr>
                <w:rFonts w:ascii="Calibri" w:eastAsia="Times New Roman" w:hAnsi="Calibri" w:cs="Calibri"/>
                <w:color w:val="000000"/>
              </w:rPr>
              <w:t>Task Relative Path</w:t>
            </w:r>
          </w:p>
        </w:tc>
        <w:tc>
          <w:tcPr>
            <w:tcW w:w="3786" w:type="dxa"/>
            <w:tcBorders>
              <w:top w:val="nil"/>
              <w:left w:val="nil"/>
              <w:bottom w:val="single" w:sz="4" w:space="0" w:color="auto"/>
              <w:right w:val="single" w:sz="4" w:space="0" w:color="auto"/>
            </w:tcBorders>
            <w:shd w:val="clear" w:color="auto" w:fill="auto"/>
            <w:noWrap/>
            <w:vAlign w:val="center"/>
            <w:hideMark/>
          </w:tcPr>
          <w:p w14:paraId="2EF8DD02" w14:textId="7C4D7D43" w:rsidR="00A42F0F" w:rsidRPr="00BD121B" w:rsidRDefault="00A42F0F" w:rsidP="00111815">
            <w:pPr>
              <w:spacing w:after="0" w:line="240" w:lineRule="auto"/>
              <w:rPr>
                <w:rFonts w:ascii="Calibri" w:eastAsia="Times New Roman" w:hAnsi="Calibri" w:cs="Calibri"/>
                <w:color w:val="000000"/>
              </w:rPr>
            </w:pPr>
            <w:r w:rsidRPr="00A42F0F">
              <w:rPr>
                <w:rFonts w:ascii="Calibri" w:eastAsia="Times New Roman" w:hAnsi="Calibri" w:cs="Calibri"/>
                <w:color w:val="000000"/>
              </w:rPr>
              <w:t>My Tasks\</w:t>
            </w:r>
            <w:proofErr w:type="spellStart"/>
            <w:r w:rsidRPr="00A42F0F">
              <w:rPr>
                <w:rFonts w:ascii="Calibri" w:eastAsia="Times New Roman" w:hAnsi="Calibri" w:cs="Calibri"/>
                <w:color w:val="000000"/>
              </w:rPr>
              <w:t>OrderProcessing.atmx</w:t>
            </w:r>
            <w:proofErr w:type="spellEnd"/>
          </w:p>
        </w:tc>
        <w:tc>
          <w:tcPr>
            <w:tcW w:w="1255" w:type="dxa"/>
            <w:tcBorders>
              <w:top w:val="nil"/>
              <w:left w:val="nil"/>
              <w:bottom w:val="single" w:sz="4" w:space="0" w:color="auto"/>
              <w:right w:val="single" w:sz="4" w:space="0" w:color="auto"/>
            </w:tcBorders>
            <w:shd w:val="clear" w:color="auto" w:fill="auto"/>
            <w:noWrap/>
            <w:vAlign w:val="bottom"/>
            <w:hideMark/>
          </w:tcPr>
          <w:p w14:paraId="1C435F29" w14:textId="77777777" w:rsidR="00A42F0F" w:rsidRPr="00BD121B" w:rsidRDefault="00A42F0F" w:rsidP="00233A33">
            <w:pPr>
              <w:keepNext/>
              <w:spacing w:after="0" w:line="240" w:lineRule="auto"/>
              <w:jc w:val="right"/>
              <w:rPr>
                <w:rFonts w:ascii="Calibri" w:eastAsia="Times New Roman" w:hAnsi="Calibri" w:cs="Calibri"/>
                <w:color w:val="000000"/>
              </w:rPr>
            </w:pPr>
            <w:r>
              <w:rPr>
                <w:rFonts w:ascii="Calibri" w:eastAsia="Times New Roman" w:hAnsi="Calibri" w:cs="Calibri"/>
                <w:color w:val="000000"/>
              </w:rPr>
              <w:t>No</w:t>
            </w:r>
          </w:p>
        </w:tc>
      </w:tr>
    </w:tbl>
    <w:p w14:paraId="32ECBA34" w14:textId="09D7BC93" w:rsidR="00A42F0F" w:rsidRDefault="00233A33" w:rsidP="00233A33">
      <w:pPr>
        <w:pStyle w:val="Caption"/>
        <w:jc w:val="center"/>
        <w:rPr>
          <w:noProof/>
        </w:rPr>
      </w:pPr>
      <w:r>
        <w:t xml:space="preserve">Table </w:t>
      </w:r>
      <w:fldSimple w:instr=" SEQ Table \* ARABIC ">
        <w:r w:rsidR="007D71FF">
          <w:rPr>
            <w:noProof/>
          </w:rPr>
          <w:t>40</w:t>
        </w:r>
      </w:fldSimple>
    </w:p>
    <w:p w14:paraId="1FDA1129" w14:textId="77777777" w:rsidR="00F9583D" w:rsidRPr="00F9583D" w:rsidRDefault="00F9583D" w:rsidP="00F9583D"/>
    <w:p w14:paraId="7592DF5F" w14:textId="708565DD" w:rsidR="00A42F0F" w:rsidRDefault="004121E6" w:rsidP="00A42F0F">
      <w:pPr>
        <w:pStyle w:val="ListParagraph"/>
        <w:keepNext/>
        <w:ind w:left="360"/>
      </w:pPr>
      <w:r>
        <w:rPr>
          <w:noProof/>
        </w:rPr>
        <w:drawing>
          <wp:inline distT="0" distB="0" distL="0" distR="0" wp14:anchorId="67FC7DBE" wp14:editId="12F58895">
            <wp:extent cx="5733415" cy="2730500"/>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3415" cy="2730500"/>
                    </a:xfrm>
                    <a:prstGeom prst="rect">
                      <a:avLst/>
                    </a:prstGeom>
                    <a:noFill/>
                    <a:ln>
                      <a:noFill/>
                    </a:ln>
                  </pic:spPr>
                </pic:pic>
              </a:graphicData>
            </a:graphic>
          </wp:inline>
        </w:drawing>
      </w:r>
    </w:p>
    <w:p w14:paraId="5C8F1AC8" w14:textId="7D073FDF" w:rsidR="00A42F0F" w:rsidRDefault="00A42F0F" w:rsidP="00A42F0F">
      <w:pPr>
        <w:pStyle w:val="Caption"/>
        <w:jc w:val="center"/>
      </w:pPr>
      <w:r>
        <w:t xml:space="preserve">Figure </w:t>
      </w:r>
      <w:fldSimple w:instr=" SEQ Figure \* ARABIC ">
        <w:r w:rsidR="007D71FF">
          <w:rPr>
            <w:noProof/>
          </w:rPr>
          <w:t>39</w:t>
        </w:r>
      </w:fldSimple>
    </w:p>
    <w:p w14:paraId="5F30629E" w14:textId="2CBD5390" w:rsidR="00A42F0F" w:rsidRDefault="00233A33" w:rsidP="00233A33">
      <w:pPr>
        <w:pStyle w:val="ListParagraph"/>
        <w:numPr>
          <w:ilvl w:val="0"/>
          <w:numId w:val="37"/>
        </w:numPr>
        <w:rPr>
          <w:lang w:val="en" w:eastAsia="de-DE"/>
        </w:rPr>
      </w:pPr>
      <w:r>
        <w:rPr>
          <w:lang w:val="en" w:eastAsia="de-DE"/>
        </w:rPr>
        <w:t xml:space="preserve">After updating the necessary information, User </w:t>
      </w:r>
      <w:proofErr w:type="gramStart"/>
      <w:r>
        <w:rPr>
          <w:lang w:val="en" w:eastAsia="de-DE"/>
        </w:rPr>
        <w:t>has to</w:t>
      </w:r>
      <w:proofErr w:type="gramEnd"/>
      <w:r>
        <w:rPr>
          <w:lang w:val="en" w:eastAsia="de-DE"/>
        </w:rPr>
        <w:t xml:space="preserve"> click “Update” Button to Save it</w:t>
      </w:r>
      <w:r w:rsidR="001863C2">
        <w:rPr>
          <w:lang w:val="en" w:eastAsia="de-DE"/>
        </w:rPr>
        <w:t xml:space="preserve"> as mentioned in the Figure 40</w:t>
      </w:r>
      <w:r w:rsidR="007B3703">
        <w:rPr>
          <w:lang w:val="en" w:eastAsia="de-DE"/>
        </w:rPr>
        <w:t>.</w:t>
      </w:r>
    </w:p>
    <w:p w14:paraId="407E7484" w14:textId="77777777" w:rsidR="006B72FF" w:rsidRDefault="006B72FF" w:rsidP="006B72FF">
      <w:pPr>
        <w:keepNext/>
      </w:pPr>
      <w:r>
        <w:rPr>
          <w:noProof/>
          <w:lang w:val="en" w:eastAsia="de-DE"/>
        </w:rPr>
        <w:lastRenderedPageBreak/>
        <w:drawing>
          <wp:inline distT="0" distB="0" distL="0" distR="0" wp14:anchorId="30182470" wp14:editId="471A59BD">
            <wp:extent cx="5724525" cy="2524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p>
    <w:p w14:paraId="7E15FA10" w14:textId="27059936" w:rsidR="006B72FF" w:rsidRDefault="006B72FF" w:rsidP="006B72FF">
      <w:pPr>
        <w:pStyle w:val="Caption"/>
        <w:jc w:val="center"/>
        <w:rPr>
          <w:lang w:val="en" w:eastAsia="de-DE"/>
        </w:rPr>
      </w:pPr>
      <w:r>
        <w:t xml:space="preserve">Figure </w:t>
      </w:r>
      <w:fldSimple w:instr=" SEQ Figure \* ARABIC ">
        <w:r w:rsidR="007D71FF">
          <w:rPr>
            <w:noProof/>
          </w:rPr>
          <w:t>40</w:t>
        </w:r>
      </w:fldSimple>
    </w:p>
    <w:p w14:paraId="7C9E0279" w14:textId="77777777" w:rsidR="006B72FF" w:rsidRPr="006B72FF" w:rsidRDefault="006B72FF" w:rsidP="006B72FF">
      <w:pPr>
        <w:rPr>
          <w:lang w:val="en" w:eastAsia="de-DE"/>
        </w:rPr>
      </w:pPr>
    </w:p>
    <w:p w14:paraId="2DC7CCF9" w14:textId="2D96F002" w:rsidR="00744E07" w:rsidRDefault="00744E07" w:rsidP="00744E07">
      <w:pPr>
        <w:pStyle w:val="Heading4"/>
        <w:rPr>
          <w:lang w:val="en" w:eastAsia="de-DE"/>
        </w:rPr>
      </w:pPr>
      <w:bookmarkStart w:id="46" w:name="_Toc96333387"/>
      <w:r>
        <w:rPr>
          <w:lang w:val="en" w:eastAsia="de-DE"/>
        </w:rPr>
        <w:t>Add</w:t>
      </w:r>
      <w:r w:rsidR="007E4AB6">
        <w:rPr>
          <w:lang w:val="en" w:eastAsia="de-DE"/>
        </w:rPr>
        <w:t xml:space="preserve">/Modify </w:t>
      </w:r>
      <w:r w:rsidR="00F36C32">
        <w:rPr>
          <w:lang w:val="en" w:eastAsia="de-DE"/>
        </w:rPr>
        <w:t xml:space="preserve">the </w:t>
      </w:r>
      <w:r w:rsidR="007E4AB6">
        <w:rPr>
          <w:lang w:val="en" w:eastAsia="de-DE"/>
        </w:rPr>
        <w:t>Monitoring and Remediation Plan</w:t>
      </w:r>
      <w:bookmarkEnd w:id="46"/>
    </w:p>
    <w:p w14:paraId="408C48CC" w14:textId="77777777" w:rsidR="00F36C32" w:rsidRDefault="00F36C32" w:rsidP="00111815">
      <w:pPr>
        <w:pStyle w:val="ListParagraph"/>
        <w:numPr>
          <w:ilvl w:val="0"/>
          <w:numId w:val="9"/>
        </w:numPr>
        <w:ind w:left="360"/>
        <w:rPr>
          <w:lang w:val="en" w:eastAsia="de-DE"/>
        </w:rPr>
      </w:pPr>
      <w:r w:rsidRPr="00F36C32">
        <w:rPr>
          <w:lang w:val="en" w:eastAsia="de-DE"/>
        </w:rPr>
        <w:t>U</w:t>
      </w:r>
      <w:r w:rsidR="00744E07" w:rsidRPr="00F36C32">
        <w:rPr>
          <w:lang w:val="en" w:eastAsia="de-DE"/>
        </w:rPr>
        <w:t xml:space="preserve">ser </w:t>
      </w:r>
      <w:r w:rsidRPr="00F36C32">
        <w:rPr>
          <w:lang w:val="en" w:eastAsia="de-DE"/>
        </w:rPr>
        <w:t>can</w:t>
      </w:r>
      <w:r w:rsidR="00744E07" w:rsidRPr="00F36C32">
        <w:rPr>
          <w:lang w:val="en" w:eastAsia="de-DE"/>
        </w:rPr>
        <w:t xml:space="preserve"> </w:t>
      </w:r>
      <w:r w:rsidRPr="00F36C32">
        <w:rPr>
          <w:lang w:val="en" w:eastAsia="de-DE"/>
        </w:rPr>
        <w:t xml:space="preserve">modify the existing Monitoring and Remediation plan from resource screen </w:t>
      </w:r>
    </w:p>
    <w:p w14:paraId="609F126B" w14:textId="46F31DC3" w:rsidR="00744E07" w:rsidRDefault="00744E07" w:rsidP="00744E07">
      <w:pPr>
        <w:ind w:left="360"/>
        <w:rPr>
          <w:lang w:val="en" w:eastAsia="de-DE"/>
        </w:rPr>
      </w:pPr>
      <w:r>
        <w:rPr>
          <w:lang w:val="en" w:eastAsia="de-DE"/>
        </w:rPr>
        <w:t xml:space="preserve">For Example: If user wants to </w:t>
      </w:r>
      <w:r w:rsidR="00F36C32">
        <w:rPr>
          <w:lang w:val="en" w:eastAsia="de-DE"/>
        </w:rPr>
        <w:t xml:space="preserve">perform only monitoring and no remedial action for </w:t>
      </w:r>
      <w:r w:rsidR="00F36C32" w:rsidRPr="00F36C32">
        <w:rPr>
          <w:lang w:val="en" w:eastAsia="de-DE"/>
        </w:rPr>
        <w:t>Account</w:t>
      </w:r>
      <w:r w:rsidR="00F36C32">
        <w:rPr>
          <w:lang w:val="en" w:eastAsia="de-DE"/>
        </w:rPr>
        <w:t xml:space="preserve"> </w:t>
      </w:r>
      <w:r w:rsidR="00F36C32" w:rsidRPr="00F36C32">
        <w:rPr>
          <w:lang w:val="en" w:eastAsia="de-DE"/>
        </w:rPr>
        <w:t>Reconciliation</w:t>
      </w:r>
      <w:r w:rsidR="00F36C32">
        <w:rPr>
          <w:lang w:val="en" w:eastAsia="de-DE"/>
        </w:rPr>
        <w:t xml:space="preserve"> Bot, then user can modify the existing </w:t>
      </w:r>
      <w:r w:rsidR="00F36C32" w:rsidRPr="00F36C32">
        <w:rPr>
          <w:lang w:val="en" w:eastAsia="de-DE"/>
        </w:rPr>
        <w:t>Monitoring and Remediation plan from resource screen</w:t>
      </w:r>
    </w:p>
    <w:p w14:paraId="0A7D89DF" w14:textId="1EF0C6AE" w:rsidR="00F36C32" w:rsidRDefault="00F36C32" w:rsidP="00F36C32">
      <w:pPr>
        <w:pStyle w:val="ListParagraph"/>
        <w:numPr>
          <w:ilvl w:val="1"/>
          <w:numId w:val="9"/>
        </w:numPr>
        <w:rPr>
          <w:lang w:val="en" w:eastAsia="de-DE"/>
        </w:rPr>
      </w:pPr>
      <w:r>
        <w:rPr>
          <w:lang w:val="en" w:eastAsia="de-DE"/>
        </w:rPr>
        <w:t>Go to Resource screen and Click “</w:t>
      </w:r>
      <w:r w:rsidR="0090325B">
        <w:rPr>
          <w:lang w:val="en" w:eastAsia="de-DE"/>
        </w:rPr>
        <w:t>BOT</w:t>
      </w:r>
      <w:r>
        <w:rPr>
          <w:lang w:val="en" w:eastAsia="de-DE"/>
        </w:rPr>
        <w:t xml:space="preserve">” </w:t>
      </w:r>
      <w:r w:rsidR="008662F6">
        <w:rPr>
          <w:lang w:val="en" w:eastAsia="de-DE"/>
        </w:rPr>
        <w:t>Tab,</w:t>
      </w:r>
      <w:r w:rsidR="0090325B">
        <w:rPr>
          <w:lang w:val="en" w:eastAsia="de-DE"/>
        </w:rPr>
        <w:t xml:space="preserve"> </w:t>
      </w:r>
      <w:r w:rsidR="00086AE1">
        <w:rPr>
          <w:lang w:val="en" w:eastAsia="de-DE"/>
        </w:rPr>
        <w:t>select</w:t>
      </w:r>
      <w:r w:rsidR="0090325B">
        <w:rPr>
          <w:lang w:val="en" w:eastAsia="de-DE"/>
        </w:rPr>
        <w:t xml:space="preserve"> “</w:t>
      </w:r>
      <w:proofErr w:type="spellStart"/>
      <w:r w:rsidR="0090325B" w:rsidRPr="0090325B">
        <w:rPr>
          <w:lang w:val="en" w:eastAsia="de-DE"/>
        </w:rPr>
        <w:t>AccountReconciliation.atmx</w:t>
      </w:r>
      <w:proofErr w:type="spellEnd"/>
      <w:r w:rsidR="0090325B">
        <w:rPr>
          <w:lang w:val="en" w:eastAsia="de-DE"/>
        </w:rPr>
        <w:t xml:space="preserve">” from the BOT dropdown and </w:t>
      </w:r>
      <w:r>
        <w:rPr>
          <w:lang w:val="en" w:eastAsia="de-DE"/>
        </w:rPr>
        <w:t>un</w:t>
      </w:r>
      <w:r w:rsidR="00914244">
        <w:rPr>
          <w:lang w:val="en" w:eastAsia="de-DE"/>
        </w:rPr>
        <w:t>select “Start Bot” Remediation</w:t>
      </w:r>
      <w:r w:rsidR="000201C1">
        <w:rPr>
          <w:lang w:val="en" w:eastAsia="de-DE"/>
        </w:rPr>
        <w:t xml:space="preserve"> P</w:t>
      </w:r>
      <w:r w:rsidR="00914244">
        <w:rPr>
          <w:lang w:val="en" w:eastAsia="de-DE"/>
        </w:rPr>
        <w:t>lan</w:t>
      </w:r>
      <w:r w:rsidR="0090325B">
        <w:rPr>
          <w:lang w:val="en" w:eastAsia="de-DE"/>
        </w:rPr>
        <w:t xml:space="preserve"> check box</w:t>
      </w:r>
      <w:r w:rsidR="00914244">
        <w:rPr>
          <w:lang w:val="en" w:eastAsia="de-DE"/>
        </w:rPr>
        <w:t xml:space="preserve"> as mentioned </w:t>
      </w:r>
      <w:r w:rsidR="00DB3E33">
        <w:rPr>
          <w:lang w:val="en" w:eastAsia="de-DE"/>
        </w:rPr>
        <w:t>in the Figure</w:t>
      </w:r>
      <w:r w:rsidR="00914244">
        <w:rPr>
          <w:lang w:val="en" w:eastAsia="de-DE"/>
        </w:rPr>
        <w:t xml:space="preserve"> </w:t>
      </w:r>
      <w:r w:rsidR="00F9583D">
        <w:rPr>
          <w:lang w:val="en" w:eastAsia="de-DE"/>
        </w:rPr>
        <w:t>4</w:t>
      </w:r>
      <w:r w:rsidR="00BD3C46">
        <w:rPr>
          <w:lang w:val="en" w:eastAsia="de-DE"/>
        </w:rPr>
        <w:t>1</w:t>
      </w:r>
      <w:r w:rsidR="00914244">
        <w:rPr>
          <w:lang w:val="en" w:eastAsia="de-DE"/>
        </w:rPr>
        <w:t>.</w:t>
      </w:r>
    </w:p>
    <w:p w14:paraId="71EC611E" w14:textId="2DF9DDCC" w:rsidR="00914244" w:rsidRDefault="004121E6" w:rsidP="00914244">
      <w:pPr>
        <w:keepNext/>
        <w:ind w:left="360"/>
      </w:pPr>
      <w:r>
        <w:rPr>
          <w:noProof/>
        </w:rPr>
        <w:lastRenderedPageBreak/>
        <w:drawing>
          <wp:inline distT="0" distB="0" distL="0" distR="0" wp14:anchorId="6778A966" wp14:editId="431F973D">
            <wp:extent cx="5730875" cy="2736850"/>
            <wp:effectExtent l="0" t="0" r="3175"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77C98EF0" w14:textId="0AFECDA9" w:rsidR="00F36C32" w:rsidRDefault="00914244" w:rsidP="00914244">
      <w:pPr>
        <w:pStyle w:val="Caption"/>
        <w:jc w:val="center"/>
        <w:rPr>
          <w:lang w:val="en" w:eastAsia="de-DE"/>
        </w:rPr>
      </w:pPr>
      <w:r>
        <w:t xml:space="preserve">Figure </w:t>
      </w:r>
      <w:fldSimple w:instr=" SEQ Figure \* ARABIC ">
        <w:r w:rsidR="007D71FF">
          <w:rPr>
            <w:noProof/>
          </w:rPr>
          <w:t>41</w:t>
        </w:r>
      </w:fldSimple>
    </w:p>
    <w:p w14:paraId="35DA6231" w14:textId="4AA28EC6" w:rsidR="00914244" w:rsidRDefault="00914244" w:rsidP="00477899">
      <w:pPr>
        <w:pStyle w:val="ListParagraph"/>
        <w:numPr>
          <w:ilvl w:val="1"/>
          <w:numId w:val="9"/>
        </w:numPr>
        <w:rPr>
          <w:lang w:val="en" w:eastAsia="de-DE"/>
        </w:rPr>
      </w:pPr>
      <w:r>
        <w:rPr>
          <w:lang w:val="en" w:eastAsia="de-DE"/>
        </w:rPr>
        <w:t xml:space="preserve">Click Update button to Save as mentioned </w:t>
      </w:r>
      <w:r w:rsidR="00DB3E33">
        <w:rPr>
          <w:lang w:val="en" w:eastAsia="de-DE"/>
        </w:rPr>
        <w:t>in the Figure</w:t>
      </w:r>
      <w:r>
        <w:rPr>
          <w:lang w:val="en" w:eastAsia="de-DE"/>
        </w:rPr>
        <w:t xml:space="preserve"> </w:t>
      </w:r>
      <w:r w:rsidR="00234FB5">
        <w:rPr>
          <w:lang w:val="en" w:eastAsia="de-DE"/>
        </w:rPr>
        <w:t>4</w:t>
      </w:r>
      <w:r w:rsidR="005B7B25">
        <w:rPr>
          <w:lang w:val="en" w:eastAsia="de-DE"/>
        </w:rPr>
        <w:t>2</w:t>
      </w:r>
    </w:p>
    <w:p w14:paraId="45D5FEC4" w14:textId="5C2AFCBE" w:rsidR="00F36C32" w:rsidRDefault="00F36C32" w:rsidP="00744E07">
      <w:pPr>
        <w:ind w:left="360"/>
        <w:rPr>
          <w:lang w:val="en" w:eastAsia="de-DE"/>
        </w:rPr>
      </w:pPr>
    </w:p>
    <w:p w14:paraId="151142A4" w14:textId="44162474" w:rsidR="00477899" w:rsidRDefault="004121E6" w:rsidP="00477899">
      <w:pPr>
        <w:keepNext/>
        <w:ind w:left="360"/>
      </w:pPr>
      <w:r>
        <w:rPr>
          <w:noProof/>
        </w:rPr>
        <w:drawing>
          <wp:inline distT="0" distB="0" distL="0" distR="0" wp14:anchorId="15994279" wp14:editId="10DE880D">
            <wp:extent cx="5730875" cy="2736850"/>
            <wp:effectExtent l="0" t="0" r="3175"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782EDD36" w14:textId="3B2FB9B4" w:rsidR="00477899" w:rsidRDefault="00477899" w:rsidP="00477899">
      <w:pPr>
        <w:pStyle w:val="Caption"/>
        <w:jc w:val="center"/>
        <w:rPr>
          <w:lang w:val="en" w:eastAsia="de-DE"/>
        </w:rPr>
      </w:pPr>
      <w:r>
        <w:t xml:space="preserve">Figure </w:t>
      </w:r>
      <w:fldSimple w:instr=" SEQ Figure \* ARABIC ">
        <w:r w:rsidR="007D71FF">
          <w:rPr>
            <w:noProof/>
          </w:rPr>
          <w:t>42</w:t>
        </w:r>
      </w:fldSimple>
    </w:p>
    <w:p w14:paraId="4907537C" w14:textId="06845FE5" w:rsidR="00961F31" w:rsidRDefault="00961F31" w:rsidP="00961F31">
      <w:pPr>
        <w:ind w:left="360"/>
        <w:rPr>
          <w:lang w:val="en" w:eastAsia="de-DE"/>
        </w:rPr>
      </w:pPr>
    </w:p>
    <w:p w14:paraId="7CBDB939" w14:textId="28BFB0B5" w:rsidR="00751E25" w:rsidRDefault="00751E25" w:rsidP="00751E25">
      <w:pPr>
        <w:ind w:left="360"/>
        <w:rPr>
          <w:lang w:val="en" w:eastAsia="de-DE"/>
        </w:rPr>
      </w:pPr>
      <w:r>
        <w:rPr>
          <w:lang w:val="en" w:eastAsia="de-DE"/>
        </w:rPr>
        <w:t>For Example: If user does not want to monitor “</w:t>
      </w:r>
      <w:r w:rsidRPr="00751E25">
        <w:rPr>
          <w:lang w:val="en" w:eastAsia="de-DE"/>
        </w:rPr>
        <w:t xml:space="preserve">Scheduler Status </w:t>
      </w:r>
      <w:r>
        <w:rPr>
          <w:lang w:val="en" w:eastAsia="de-DE"/>
        </w:rPr>
        <w:t>C</w:t>
      </w:r>
      <w:r w:rsidRPr="00751E25">
        <w:rPr>
          <w:lang w:val="en" w:eastAsia="de-DE"/>
        </w:rPr>
        <w:t xml:space="preserve">heck” </w:t>
      </w:r>
      <w:r>
        <w:rPr>
          <w:lang w:val="en" w:eastAsia="de-DE"/>
        </w:rPr>
        <w:t xml:space="preserve">for </w:t>
      </w:r>
      <w:r w:rsidRPr="00F36C32">
        <w:rPr>
          <w:lang w:val="en" w:eastAsia="de-DE"/>
        </w:rPr>
        <w:t>Account</w:t>
      </w:r>
      <w:r>
        <w:rPr>
          <w:lang w:val="en" w:eastAsia="de-DE"/>
        </w:rPr>
        <w:t xml:space="preserve"> </w:t>
      </w:r>
      <w:r w:rsidRPr="00F36C32">
        <w:rPr>
          <w:lang w:val="en" w:eastAsia="de-DE"/>
        </w:rPr>
        <w:t>Reconciliation</w:t>
      </w:r>
      <w:r>
        <w:rPr>
          <w:lang w:val="en" w:eastAsia="de-DE"/>
        </w:rPr>
        <w:t xml:space="preserve"> Bot, then user can modify the existing </w:t>
      </w:r>
      <w:r w:rsidRPr="00F36C32">
        <w:rPr>
          <w:lang w:val="en" w:eastAsia="de-DE"/>
        </w:rPr>
        <w:t>Monitoring and Remediation plan from resource screen</w:t>
      </w:r>
    </w:p>
    <w:p w14:paraId="1577CBE7" w14:textId="326B19A1" w:rsidR="00751E25" w:rsidRDefault="00751E25" w:rsidP="00751E25">
      <w:pPr>
        <w:pStyle w:val="ListParagraph"/>
        <w:numPr>
          <w:ilvl w:val="1"/>
          <w:numId w:val="9"/>
        </w:numPr>
        <w:rPr>
          <w:lang w:val="en" w:eastAsia="de-DE"/>
        </w:rPr>
      </w:pPr>
      <w:r>
        <w:rPr>
          <w:lang w:val="en" w:eastAsia="de-DE"/>
        </w:rPr>
        <w:lastRenderedPageBreak/>
        <w:t>Go to Resource screen and Click “BOT” Tab, select “</w:t>
      </w:r>
      <w:proofErr w:type="spellStart"/>
      <w:r w:rsidRPr="0090325B">
        <w:rPr>
          <w:lang w:val="en" w:eastAsia="de-DE"/>
        </w:rPr>
        <w:t>AccountReconciliation.atmx</w:t>
      </w:r>
      <w:proofErr w:type="spellEnd"/>
      <w:r>
        <w:rPr>
          <w:lang w:val="en" w:eastAsia="de-DE"/>
        </w:rPr>
        <w:t>” from the BOT dropdown and unselect “</w:t>
      </w:r>
      <w:r w:rsidRPr="00751E25">
        <w:rPr>
          <w:rFonts w:asciiTheme="minorHAnsi" w:hAnsiTheme="minorHAnsi"/>
          <w:lang w:val="en" w:eastAsia="de-DE"/>
        </w:rPr>
        <w:t xml:space="preserve">Scheduler Status </w:t>
      </w:r>
      <w:r>
        <w:rPr>
          <w:lang w:val="en" w:eastAsia="de-DE"/>
        </w:rPr>
        <w:t>C</w:t>
      </w:r>
      <w:r w:rsidRPr="00751E25">
        <w:rPr>
          <w:rFonts w:asciiTheme="minorHAnsi" w:hAnsiTheme="minorHAnsi"/>
          <w:lang w:val="en" w:eastAsia="de-DE"/>
        </w:rPr>
        <w:t>heck</w:t>
      </w:r>
      <w:r>
        <w:rPr>
          <w:lang w:val="en" w:eastAsia="de-DE"/>
        </w:rPr>
        <w:t xml:space="preserve">” Monitoring Plan check box as mentioned </w:t>
      </w:r>
      <w:r w:rsidR="00DB3E33">
        <w:rPr>
          <w:lang w:val="en" w:eastAsia="de-DE"/>
        </w:rPr>
        <w:t>in the Figure</w:t>
      </w:r>
      <w:r>
        <w:rPr>
          <w:lang w:val="en" w:eastAsia="de-DE"/>
        </w:rPr>
        <w:t xml:space="preserve"> </w:t>
      </w:r>
      <w:r w:rsidR="00774E9A">
        <w:rPr>
          <w:lang w:val="en" w:eastAsia="de-DE"/>
        </w:rPr>
        <w:t>43</w:t>
      </w:r>
      <w:r>
        <w:rPr>
          <w:lang w:val="en" w:eastAsia="de-DE"/>
        </w:rPr>
        <w:t>.</w:t>
      </w:r>
    </w:p>
    <w:p w14:paraId="1F5F8319" w14:textId="40E154DB" w:rsidR="000201C1" w:rsidRDefault="000201C1" w:rsidP="00961F31">
      <w:pPr>
        <w:ind w:left="360"/>
        <w:rPr>
          <w:lang w:val="en" w:eastAsia="de-DE"/>
        </w:rPr>
      </w:pPr>
    </w:p>
    <w:p w14:paraId="3789E8EA" w14:textId="3BED8C87" w:rsidR="0043789E" w:rsidRDefault="00446E85" w:rsidP="0043789E">
      <w:pPr>
        <w:keepNext/>
        <w:ind w:left="360"/>
      </w:pPr>
      <w:r>
        <w:rPr>
          <w:noProof/>
        </w:rPr>
        <w:drawing>
          <wp:inline distT="0" distB="0" distL="0" distR="0" wp14:anchorId="1FE29B76" wp14:editId="3B18A7E3">
            <wp:extent cx="5730875" cy="273685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875" cy="2736850"/>
                    </a:xfrm>
                    <a:prstGeom prst="rect">
                      <a:avLst/>
                    </a:prstGeom>
                    <a:noFill/>
                    <a:ln>
                      <a:noFill/>
                    </a:ln>
                  </pic:spPr>
                </pic:pic>
              </a:graphicData>
            </a:graphic>
          </wp:inline>
        </w:drawing>
      </w:r>
    </w:p>
    <w:p w14:paraId="1F812FC6" w14:textId="39895911" w:rsidR="0043789E" w:rsidRDefault="0043789E" w:rsidP="0043789E">
      <w:pPr>
        <w:pStyle w:val="Caption"/>
        <w:jc w:val="center"/>
        <w:rPr>
          <w:noProof/>
        </w:rPr>
      </w:pPr>
      <w:r>
        <w:t xml:space="preserve">Figure </w:t>
      </w:r>
      <w:fldSimple w:instr=" SEQ Figure \* ARABIC ">
        <w:r w:rsidR="007D71FF">
          <w:rPr>
            <w:noProof/>
          </w:rPr>
          <w:t>43</w:t>
        </w:r>
      </w:fldSimple>
    </w:p>
    <w:p w14:paraId="50BFE590" w14:textId="77777777" w:rsidR="00147537" w:rsidRPr="00147537" w:rsidRDefault="00147537" w:rsidP="00147537"/>
    <w:p w14:paraId="280990B1" w14:textId="45829C51" w:rsidR="005B5DEA" w:rsidRDefault="005B5DEA" w:rsidP="005B5DEA">
      <w:pPr>
        <w:pStyle w:val="ListParagraph"/>
        <w:numPr>
          <w:ilvl w:val="1"/>
          <w:numId w:val="9"/>
        </w:numPr>
        <w:rPr>
          <w:lang w:val="en" w:eastAsia="de-DE"/>
        </w:rPr>
      </w:pPr>
      <w:r>
        <w:rPr>
          <w:lang w:val="en" w:eastAsia="de-DE"/>
        </w:rPr>
        <w:t xml:space="preserve">Click Update button to Save as mentioned </w:t>
      </w:r>
      <w:r w:rsidR="00DB3E33">
        <w:rPr>
          <w:lang w:val="en" w:eastAsia="de-DE"/>
        </w:rPr>
        <w:t>in the Figure</w:t>
      </w:r>
      <w:r>
        <w:rPr>
          <w:lang w:val="en" w:eastAsia="de-DE"/>
        </w:rPr>
        <w:t xml:space="preserve"> </w:t>
      </w:r>
      <w:r w:rsidR="00147537">
        <w:rPr>
          <w:lang w:val="en" w:eastAsia="de-DE"/>
        </w:rPr>
        <w:t>44</w:t>
      </w:r>
    </w:p>
    <w:p w14:paraId="3EB39A22" w14:textId="77777777" w:rsidR="00147537" w:rsidRDefault="00147537" w:rsidP="00147537">
      <w:pPr>
        <w:pStyle w:val="ListParagraph"/>
        <w:ind w:left="1440"/>
        <w:rPr>
          <w:lang w:val="en" w:eastAsia="de-DE"/>
        </w:rPr>
      </w:pPr>
    </w:p>
    <w:p w14:paraId="6A449652" w14:textId="02E80993" w:rsidR="005B5DEA" w:rsidRDefault="00446E85" w:rsidP="005B5DEA">
      <w:pPr>
        <w:keepNext/>
        <w:ind w:left="360"/>
      </w:pPr>
      <w:r>
        <w:rPr>
          <w:noProof/>
        </w:rPr>
        <w:drawing>
          <wp:inline distT="0" distB="0" distL="0" distR="0" wp14:anchorId="74CF76C0" wp14:editId="6D9EDF43">
            <wp:extent cx="5730875" cy="2440305"/>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875" cy="2440305"/>
                    </a:xfrm>
                    <a:prstGeom prst="rect">
                      <a:avLst/>
                    </a:prstGeom>
                    <a:noFill/>
                    <a:ln>
                      <a:noFill/>
                    </a:ln>
                  </pic:spPr>
                </pic:pic>
              </a:graphicData>
            </a:graphic>
          </wp:inline>
        </w:drawing>
      </w:r>
    </w:p>
    <w:p w14:paraId="5B2F8043" w14:textId="22382CC8" w:rsidR="0043789E" w:rsidRDefault="005B5DEA" w:rsidP="005B5DEA">
      <w:pPr>
        <w:pStyle w:val="Caption"/>
        <w:jc w:val="center"/>
        <w:rPr>
          <w:lang w:val="en" w:eastAsia="de-DE"/>
        </w:rPr>
      </w:pPr>
      <w:r>
        <w:t xml:space="preserve">Figure </w:t>
      </w:r>
      <w:fldSimple w:instr=" SEQ Figure \* ARABIC ">
        <w:r w:rsidR="007D71FF">
          <w:rPr>
            <w:noProof/>
          </w:rPr>
          <w:t>44</w:t>
        </w:r>
      </w:fldSimple>
    </w:p>
    <w:p w14:paraId="324162A7" w14:textId="77777777" w:rsidR="0043789E" w:rsidRPr="00961F31" w:rsidRDefault="0043789E" w:rsidP="00961F31">
      <w:pPr>
        <w:ind w:left="360"/>
        <w:rPr>
          <w:lang w:val="en" w:eastAsia="de-DE"/>
        </w:rPr>
      </w:pPr>
    </w:p>
    <w:p w14:paraId="272C9038" w14:textId="77777777" w:rsidR="000B743B" w:rsidRDefault="000B743B" w:rsidP="000B743B">
      <w:pPr>
        <w:pStyle w:val="ListParagraph"/>
        <w:rPr>
          <w:lang w:val="en" w:eastAsia="de-DE"/>
        </w:rPr>
      </w:pPr>
    </w:p>
    <w:p w14:paraId="010DC0D9" w14:textId="525475D0" w:rsidR="000B743B" w:rsidRDefault="000B743B" w:rsidP="000B743B">
      <w:pPr>
        <w:ind w:left="360"/>
        <w:rPr>
          <w:lang w:val="en" w:eastAsia="de-DE"/>
        </w:rPr>
      </w:pPr>
      <w:r>
        <w:rPr>
          <w:lang w:val="en" w:eastAsia="de-DE"/>
        </w:rPr>
        <w:t>For Example: If user wants to add “</w:t>
      </w:r>
      <w:r w:rsidRPr="00751E25">
        <w:rPr>
          <w:lang w:val="en" w:eastAsia="de-DE"/>
        </w:rPr>
        <w:t xml:space="preserve">Scheduler Status </w:t>
      </w:r>
      <w:r>
        <w:rPr>
          <w:lang w:val="en" w:eastAsia="de-DE"/>
        </w:rPr>
        <w:t>C</w:t>
      </w:r>
      <w:r w:rsidRPr="00751E25">
        <w:rPr>
          <w:lang w:val="en" w:eastAsia="de-DE"/>
        </w:rPr>
        <w:t xml:space="preserve">heck” </w:t>
      </w:r>
      <w:r>
        <w:rPr>
          <w:lang w:val="en" w:eastAsia="de-DE"/>
        </w:rPr>
        <w:t xml:space="preserve">monitoring plan (It was removed earlier example) for </w:t>
      </w:r>
      <w:r w:rsidRPr="00F36C32">
        <w:rPr>
          <w:lang w:val="en" w:eastAsia="de-DE"/>
        </w:rPr>
        <w:t>Account</w:t>
      </w:r>
      <w:r>
        <w:rPr>
          <w:lang w:val="en" w:eastAsia="de-DE"/>
        </w:rPr>
        <w:t xml:space="preserve"> </w:t>
      </w:r>
      <w:r w:rsidRPr="00F36C32">
        <w:rPr>
          <w:lang w:val="en" w:eastAsia="de-DE"/>
        </w:rPr>
        <w:t>Reconciliation</w:t>
      </w:r>
      <w:r>
        <w:rPr>
          <w:lang w:val="en" w:eastAsia="de-DE"/>
        </w:rPr>
        <w:t xml:space="preserve"> Bot, then user can add it </w:t>
      </w:r>
      <w:r w:rsidRPr="00F36C32">
        <w:rPr>
          <w:lang w:val="en" w:eastAsia="de-DE"/>
        </w:rPr>
        <w:t>from resource screen</w:t>
      </w:r>
    </w:p>
    <w:p w14:paraId="07ABEB46" w14:textId="17EBD9E3" w:rsidR="000B743B" w:rsidRDefault="000B743B" w:rsidP="000B743B">
      <w:pPr>
        <w:pStyle w:val="ListParagraph"/>
        <w:numPr>
          <w:ilvl w:val="1"/>
          <w:numId w:val="9"/>
        </w:numPr>
        <w:rPr>
          <w:lang w:val="en" w:eastAsia="de-DE"/>
        </w:rPr>
      </w:pPr>
      <w:r>
        <w:rPr>
          <w:lang w:val="en" w:eastAsia="de-DE"/>
        </w:rPr>
        <w:t>Go to Resource screen and Click “BOT” Tab, select “</w:t>
      </w:r>
      <w:proofErr w:type="spellStart"/>
      <w:r w:rsidRPr="0090325B">
        <w:rPr>
          <w:lang w:val="en" w:eastAsia="de-DE"/>
        </w:rPr>
        <w:t>AccountReconciliation.atmx</w:t>
      </w:r>
      <w:proofErr w:type="spellEnd"/>
      <w:r>
        <w:rPr>
          <w:lang w:val="en" w:eastAsia="de-DE"/>
        </w:rPr>
        <w:t xml:space="preserve">” from the BOT dropdown and click “+” icon as mentioned </w:t>
      </w:r>
      <w:r w:rsidR="00DB3E33">
        <w:rPr>
          <w:lang w:val="en" w:eastAsia="de-DE"/>
        </w:rPr>
        <w:t>in the Figure</w:t>
      </w:r>
      <w:r>
        <w:rPr>
          <w:lang w:val="en" w:eastAsia="de-DE"/>
        </w:rPr>
        <w:t xml:space="preserve"> </w:t>
      </w:r>
      <w:r w:rsidR="00F80C0F">
        <w:rPr>
          <w:lang w:val="en" w:eastAsia="de-DE"/>
        </w:rPr>
        <w:t>4</w:t>
      </w:r>
      <w:r w:rsidR="00826081">
        <w:rPr>
          <w:lang w:val="en" w:eastAsia="de-DE"/>
        </w:rPr>
        <w:t>5</w:t>
      </w:r>
    </w:p>
    <w:p w14:paraId="2F2D2B31" w14:textId="77777777" w:rsidR="000B743B" w:rsidRDefault="000B743B" w:rsidP="000B743B">
      <w:pPr>
        <w:pStyle w:val="ListParagraph"/>
        <w:rPr>
          <w:lang w:val="en" w:eastAsia="de-DE"/>
        </w:rPr>
      </w:pPr>
    </w:p>
    <w:p w14:paraId="64E66410" w14:textId="77777777" w:rsidR="000B743B" w:rsidRDefault="000B743B" w:rsidP="000B743B">
      <w:pPr>
        <w:pStyle w:val="ListParagraph"/>
        <w:rPr>
          <w:lang w:val="en" w:eastAsia="de-DE"/>
        </w:rPr>
      </w:pPr>
    </w:p>
    <w:p w14:paraId="65D8E4A5" w14:textId="578156C6" w:rsidR="000B743B" w:rsidRDefault="00446E85" w:rsidP="000B743B">
      <w:pPr>
        <w:pStyle w:val="ListParagraph"/>
        <w:keepNext/>
      </w:pPr>
      <w:r>
        <w:rPr>
          <w:noProof/>
        </w:rPr>
        <w:drawing>
          <wp:inline distT="0" distB="0" distL="0" distR="0" wp14:anchorId="6D599224" wp14:editId="0EE3E2D2">
            <wp:extent cx="5730875" cy="2588895"/>
            <wp:effectExtent l="0" t="0" r="3175"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875" cy="2588895"/>
                    </a:xfrm>
                    <a:prstGeom prst="rect">
                      <a:avLst/>
                    </a:prstGeom>
                    <a:noFill/>
                    <a:ln>
                      <a:noFill/>
                    </a:ln>
                  </pic:spPr>
                </pic:pic>
              </a:graphicData>
            </a:graphic>
          </wp:inline>
        </w:drawing>
      </w:r>
    </w:p>
    <w:p w14:paraId="24CA0567" w14:textId="518ACD1D" w:rsidR="000B743B" w:rsidRDefault="000B743B" w:rsidP="000B743B">
      <w:pPr>
        <w:pStyle w:val="Caption"/>
        <w:jc w:val="center"/>
        <w:rPr>
          <w:lang w:val="en" w:eastAsia="de-DE"/>
        </w:rPr>
      </w:pPr>
      <w:r>
        <w:t xml:space="preserve">Figure </w:t>
      </w:r>
      <w:fldSimple w:instr=" SEQ Figure \* ARABIC ">
        <w:r w:rsidR="007D71FF">
          <w:rPr>
            <w:noProof/>
          </w:rPr>
          <w:t>45</w:t>
        </w:r>
      </w:fldSimple>
    </w:p>
    <w:p w14:paraId="4FD32932" w14:textId="72E050B5" w:rsidR="000B743B" w:rsidRDefault="000B743B" w:rsidP="000B743B">
      <w:pPr>
        <w:pStyle w:val="ListParagraph"/>
        <w:rPr>
          <w:lang w:val="en" w:eastAsia="de-DE"/>
        </w:rPr>
      </w:pPr>
    </w:p>
    <w:p w14:paraId="5623F7C0" w14:textId="77777777" w:rsidR="00006BF1" w:rsidRDefault="00006BF1" w:rsidP="00006BF1">
      <w:pPr>
        <w:pStyle w:val="ListParagraph"/>
        <w:numPr>
          <w:ilvl w:val="0"/>
          <w:numId w:val="38"/>
        </w:numPr>
        <w:rPr>
          <w:lang w:val="en" w:eastAsia="de-DE"/>
        </w:rPr>
      </w:pPr>
      <w:r>
        <w:rPr>
          <w:lang w:val="en" w:eastAsia="de-DE"/>
        </w:rPr>
        <w:t>A</w:t>
      </w:r>
      <w:r w:rsidRPr="00987A23">
        <w:rPr>
          <w:lang w:val="en" w:eastAsia="de-DE"/>
        </w:rPr>
        <w:t xml:space="preserve"> popup will be displayed with three options </w:t>
      </w:r>
      <w:r>
        <w:rPr>
          <w:lang w:val="en" w:eastAsia="de-DE"/>
        </w:rPr>
        <w:t xml:space="preserve"> </w:t>
      </w:r>
    </w:p>
    <w:p w14:paraId="3CE46CDF" w14:textId="77777777" w:rsidR="00006BF1" w:rsidRDefault="00006BF1" w:rsidP="00006BF1">
      <w:pPr>
        <w:pStyle w:val="ListParagraph"/>
        <w:numPr>
          <w:ilvl w:val="1"/>
          <w:numId w:val="39"/>
        </w:numPr>
        <w:rPr>
          <w:lang w:val="en" w:eastAsia="de-DE"/>
        </w:rPr>
      </w:pPr>
      <w:r w:rsidRPr="00987A23">
        <w:rPr>
          <w:lang w:val="en" w:eastAsia="de-DE"/>
        </w:rPr>
        <w:t>Add Parameter</w:t>
      </w:r>
    </w:p>
    <w:p w14:paraId="223184F9" w14:textId="77777777" w:rsidR="00006BF1" w:rsidRDefault="00006BF1" w:rsidP="00006BF1">
      <w:pPr>
        <w:pStyle w:val="ListParagraph"/>
        <w:numPr>
          <w:ilvl w:val="1"/>
          <w:numId w:val="39"/>
        </w:numPr>
        <w:rPr>
          <w:lang w:val="en" w:eastAsia="de-DE"/>
        </w:rPr>
      </w:pPr>
      <w:r w:rsidRPr="00987A23">
        <w:rPr>
          <w:lang w:val="en" w:eastAsia="de-DE"/>
        </w:rPr>
        <w:t>Add Resource</w:t>
      </w:r>
    </w:p>
    <w:p w14:paraId="60C715C1" w14:textId="77777777" w:rsidR="00006BF1" w:rsidRDefault="00006BF1" w:rsidP="00006BF1">
      <w:pPr>
        <w:pStyle w:val="ListParagraph"/>
        <w:numPr>
          <w:ilvl w:val="1"/>
          <w:numId w:val="39"/>
        </w:numPr>
        <w:rPr>
          <w:lang w:val="en" w:eastAsia="de-DE"/>
        </w:rPr>
      </w:pPr>
      <w:r w:rsidRPr="00987A23">
        <w:rPr>
          <w:lang w:val="en" w:eastAsia="de-DE"/>
        </w:rPr>
        <w:t>Add Observable - Remediation plan</w:t>
      </w:r>
    </w:p>
    <w:p w14:paraId="509A6A06" w14:textId="57C38A2C" w:rsidR="00006BF1" w:rsidRDefault="00006BF1" w:rsidP="00006BF1">
      <w:pPr>
        <w:pStyle w:val="ListParagraph"/>
        <w:numPr>
          <w:ilvl w:val="0"/>
          <w:numId w:val="38"/>
        </w:numPr>
        <w:rPr>
          <w:lang w:val="en" w:eastAsia="de-DE"/>
        </w:rPr>
      </w:pPr>
      <w:r>
        <w:rPr>
          <w:lang w:val="en" w:eastAsia="de-DE"/>
        </w:rPr>
        <w:t>Click “</w:t>
      </w:r>
      <w:r w:rsidR="00070310" w:rsidRPr="00987A23">
        <w:rPr>
          <w:lang w:val="en" w:eastAsia="de-DE"/>
        </w:rPr>
        <w:t>Add Observable - Remediation plan</w:t>
      </w:r>
      <w:r>
        <w:rPr>
          <w:lang w:val="en" w:eastAsia="de-DE"/>
        </w:rPr>
        <w:t xml:space="preserve">” Tab as mentioned </w:t>
      </w:r>
      <w:r w:rsidR="00DB3E33">
        <w:rPr>
          <w:lang w:val="en" w:eastAsia="de-DE"/>
        </w:rPr>
        <w:t>in the Figure</w:t>
      </w:r>
      <w:r>
        <w:rPr>
          <w:lang w:val="en" w:eastAsia="de-DE"/>
        </w:rPr>
        <w:t xml:space="preserve"> </w:t>
      </w:r>
      <w:r w:rsidR="00E160AF">
        <w:rPr>
          <w:lang w:val="en" w:eastAsia="de-DE"/>
        </w:rPr>
        <w:t>46</w:t>
      </w:r>
    </w:p>
    <w:p w14:paraId="151B92C9" w14:textId="77777777" w:rsidR="00E160AF" w:rsidRDefault="00E160AF" w:rsidP="00E160AF">
      <w:pPr>
        <w:pStyle w:val="ListParagraph"/>
        <w:ind w:left="1800"/>
        <w:rPr>
          <w:lang w:val="en" w:eastAsia="de-DE"/>
        </w:rPr>
      </w:pPr>
    </w:p>
    <w:p w14:paraId="77203184" w14:textId="77777777" w:rsidR="00C928A3" w:rsidRDefault="00C928A3" w:rsidP="00C928A3">
      <w:pPr>
        <w:keepNext/>
        <w:ind w:left="1800"/>
      </w:pPr>
      <w:r>
        <w:rPr>
          <w:noProof/>
          <w:lang w:val="en" w:eastAsia="de-DE"/>
        </w:rPr>
        <w:drawing>
          <wp:inline distT="0" distB="0" distL="0" distR="0" wp14:anchorId="398CAE18" wp14:editId="4CC48B6D">
            <wp:extent cx="3438525" cy="163630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55054" cy="1644169"/>
                    </a:xfrm>
                    <a:prstGeom prst="rect">
                      <a:avLst/>
                    </a:prstGeom>
                    <a:noFill/>
                    <a:ln>
                      <a:noFill/>
                    </a:ln>
                  </pic:spPr>
                </pic:pic>
              </a:graphicData>
            </a:graphic>
          </wp:inline>
        </w:drawing>
      </w:r>
    </w:p>
    <w:p w14:paraId="589503DC" w14:textId="18C8702F" w:rsidR="00C928A3" w:rsidRPr="00C928A3" w:rsidRDefault="00C928A3" w:rsidP="00C928A3">
      <w:pPr>
        <w:pStyle w:val="Caption"/>
        <w:jc w:val="center"/>
        <w:rPr>
          <w:lang w:val="en" w:eastAsia="de-DE"/>
        </w:rPr>
      </w:pPr>
      <w:r>
        <w:t xml:space="preserve">Figure </w:t>
      </w:r>
      <w:fldSimple w:instr=" SEQ Figure \* ARABIC ">
        <w:r w:rsidR="007D71FF">
          <w:rPr>
            <w:noProof/>
          </w:rPr>
          <w:t>46</w:t>
        </w:r>
      </w:fldSimple>
    </w:p>
    <w:p w14:paraId="4B7041D0" w14:textId="45D78569" w:rsidR="00B21B27" w:rsidRDefault="00B21B27" w:rsidP="00B21B27">
      <w:pPr>
        <w:rPr>
          <w:lang w:val="en" w:eastAsia="de-DE"/>
        </w:rPr>
      </w:pPr>
    </w:p>
    <w:p w14:paraId="71870025" w14:textId="77777777" w:rsidR="001B338D" w:rsidRDefault="001B338D" w:rsidP="00C928A3">
      <w:pPr>
        <w:keepNext/>
        <w:ind w:left="1440"/>
        <w:rPr>
          <w:lang w:val="en" w:eastAsia="de-DE"/>
        </w:rPr>
      </w:pPr>
    </w:p>
    <w:p w14:paraId="631D74DD" w14:textId="63D35BBE" w:rsidR="001B338D" w:rsidRPr="00B97C10" w:rsidRDefault="001B338D" w:rsidP="001B338D">
      <w:pPr>
        <w:pStyle w:val="ListParagraph"/>
        <w:numPr>
          <w:ilvl w:val="1"/>
          <w:numId w:val="9"/>
        </w:numPr>
        <w:rPr>
          <w:lang w:val="en" w:eastAsia="de-DE"/>
        </w:rPr>
      </w:pPr>
      <w:r>
        <w:rPr>
          <w:lang w:val="en" w:eastAsia="de-DE"/>
        </w:rPr>
        <w:t>Select “</w:t>
      </w:r>
      <w:r w:rsidRPr="00751E25">
        <w:rPr>
          <w:rFonts w:asciiTheme="minorHAnsi" w:hAnsiTheme="minorHAnsi"/>
          <w:lang w:val="en" w:eastAsia="de-DE"/>
        </w:rPr>
        <w:t xml:space="preserve">Scheduler Status </w:t>
      </w:r>
      <w:r>
        <w:rPr>
          <w:lang w:val="en" w:eastAsia="de-DE"/>
        </w:rPr>
        <w:t>C</w:t>
      </w:r>
      <w:r w:rsidRPr="00751E25">
        <w:rPr>
          <w:rFonts w:asciiTheme="minorHAnsi" w:hAnsiTheme="minorHAnsi"/>
          <w:lang w:val="en" w:eastAsia="de-DE"/>
        </w:rPr>
        <w:t xml:space="preserve">heck” </w:t>
      </w:r>
      <w:r>
        <w:rPr>
          <w:lang w:val="en" w:eastAsia="de-DE"/>
        </w:rPr>
        <w:t xml:space="preserve">monitoring plan and click “Save” </w:t>
      </w:r>
      <w:r w:rsidRPr="00B97C10">
        <w:rPr>
          <w:lang w:val="en" w:eastAsia="de-DE"/>
        </w:rPr>
        <w:t xml:space="preserve">Button as mentioned </w:t>
      </w:r>
      <w:r w:rsidR="00DB3E33">
        <w:rPr>
          <w:lang w:val="en" w:eastAsia="de-DE"/>
        </w:rPr>
        <w:t>in the Figure</w:t>
      </w:r>
      <w:r w:rsidRPr="00B97C10">
        <w:rPr>
          <w:lang w:val="en" w:eastAsia="de-DE"/>
        </w:rPr>
        <w:t xml:space="preserve"> </w:t>
      </w:r>
      <w:r>
        <w:rPr>
          <w:lang w:val="en" w:eastAsia="de-DE"/>
        </w:rPr>
        <w:t>4</w:t>
      </w:r>
      <w:r w:rsidR="00EB73A0">
        <w:rPr>
          <w:lang w:val="en" w:eastAsia="de-DE"/>
        </w:rPr>
        <w:t>7</w:t>
      </w:r>
    </w:p>
    <w:p w14:paraId="14000B16" w14:textId="7C193200" w:rsidR="00C928A3" w:rsidRDefault="00C928A3" w:rsidP="00C928A3">
      <w:pPr>
        <w:keepNext/>
        <w:ind w:left="1440"/>
      </w:pPr>
      <w:r>
        <w:rPr>
          <w:lang w:val="en" w:eastAsia="de-DE"/>
        </w:rPr>
        <w:tab/>
      </w:r>
      <w:r>
        <w:rPr>
          <w:noProof/>
          <w:lang w:val="en" w:eastAsia="de-DE"/>
        </w:rPr>
        <w:drawing>
          <wp:inline distT="0" distB="0" distL="0" distR="0" wp14:anchorId="1C65827A" wp14:editId="10D60F81">
            <wp:extent cx="4526380" cy="214312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1205" cy="2145410"/>
                    </a:xfrm>
                    <a:prstGeom prst="rect">
                      <a:avLst/>
                    </a:prstGeom>
                    <a:noFill/>
                    <a:ln>
                      <a:noFill/>
                    </a:ln>
                  </pic:spPr>
                </pic:pic>
              </a:graphicData>
            </a:graphic>
          </wp:inline>
        </w:drawing>
      </w:r>
    </w:p>
    <w:p w14:paraId="7825D4BC" w14:textId="5EE70BA2" w:rsidR="00C928A3" w:rsidRPr="00B21B27" w:rsidRDefault="00C928A3" w:rsidP="00C928A3">
      <w:pPr>
        <w:pStyle w:val="Caption"/>
        <w:jc w:val="center"/>
        <w:rPr>
          <w:lang w:val="en" w:eastAsia="de-DE"/>
        </w:rPr>
      </w:pPr>
      <w:r>
        <w:t xml:space="preserve">Figure </w:t>
      </w:r>
      <w:fldSimple w:instr=" SEQ Figure \* ARABIC ">
        <w:r w:rsidR="007D71FF">
          <w:rPr>
            <w:noProof/>
          </w:rPr>
          <w:t>47</w:t>
        </w:r>
      </w:fldSimple>
    </w:p>
    <w:p w14:paraId="22851F06" w14:textId="6803F8FA" w:rsidR="000B743B" w:rsidRDefault="000B743B" w:rsidP="000B743B">
      <w:pPr>
        <w:pStyle w:val="ListParagraph"/>
        <w:rPr>
          <w:lang w:val="en" w:eastAsia="de-DE"/>
        </w:rPr>
      </w:pPr>
    </w:p>
    <w:p w14:paraId="0BA2C92D" w14:textId="01801496" w:rsidR="001B338D" w:rsidRPr="00B97C10" w:rsidRDefault="001B338D" w:rsidP="001B338D">
      <w:pPr>
        <w:pStyle w:val="ListParagraph"/>
        <w:numPr>
          <w:ilvl w:val="1"/>
          <w:numId w:val="9"/>
        </w:numPr>
        <w:rPr>
          <w:lang w:val="en" w:eastAsia="de-DE"/>
        </w:rPr>
      </w:pPr>
      <w:r>
        <w:rPr>
          <w:lang w:val="en" w:eastAsia="de-DE"/>
        </w:rPr>
        <w:t xml:space="preserve"> “</w:t>
      </w:r>
      <w:r w:rsidRPr="00751E25">
        <w:rPr>
          <w:rFonts w:asciiTheme="minorHAnsi" w:hAnsiTheme="minorHAnsi"/>
          <w:lang w:val="en" w:eastAsia="de-DE"/>
        </w:rPr>
        <w:t xml:space="preserve">Scheduler Status </w:t>
      </w:r>
      <w:r>
        <w:rPr>
          <w:lang w:val="en" w:eastAsia="de-DE"/>
        </w:rPr>
        <w:t>C</w:t>
      </w:r>
      <w:r w:rsidRPr="00751E25">
        <w:rPr>
          <w:rFonts w:asciiTheme="minorHAnsi" w:hAnsiTheme="minorHAnsi"/>
          <w:lang w:val="en" w:eastAsia="de-DE"/>
        </w:rPr>
        <w:t xml:space="preserve">heck” </w:t>
      </w:r>
      <w:r>
        <w:rPr>
          <w:lang w:val="en" w:eastAsia="de-DE"/>
        </w:rPr>
        <w:t xml:space="preserve">monitoring plan added into Account Reconciliation Bot </w:t>
      </w:r>
      <w:r w:rsidRPr="00B97C10">
        <w:rPr>
          <w:lang w:val="en" w:eastAsia="de-DE"/>
        </w:rPr>
        <w:t xml:space="preserve">as mentioned </w:t>
      </w:r>
      <w:r w:rsidR="00DB3E33">
        <w:rPr>
          <w:lang w:val="en" w:eastAsia="de-DE"/>
        </w:rPr>
        <w:t>in the Figure</w:t>
      </w:r>
      <w:r w:rsidRPr="00B97C10">
        <w:rPr>
          <w:lang w:val="en" w:eastAsia="de-DE"/>
        </w:rPr>
        <w:t xml:space="preserve"> </w:t>
      </w:r>
      <w:r>
        <w:rPr>
          <w:lang w:val="en" w:eastAsia="de-DE"/>
        </w:rPr>
        <w:t>4</w:t>
      </w:r>
      <w:r w:rsidR="000D27B0">
        <w:rPr>
          <w:lang w:val="en" w:eastAsia="de-DE"/>
        </w:rPr>
        <w:t>8</w:t>
      </w:r>
    </w:p>
    <w:p w14:paraId="7B7379D1" w14:textId="18152F74" w:rsidR="000B743B" w:rsidRDefault="000B743B" w:rsidP="000B743B">
      <w:pPr>
        <w:pStyle w:val="ListParagraph"/>
        <w:rPr>
          <w:lang w:val="en" w:eastAsia="de-DE"/>
        </w:rPr>
      </w:pPr>
    </w:p>
    <w:p w14:paraId="7FCA3799" w14:textId="0BC3ED35" w:rsidR="000B743B" w:rsidRDefault="000B743B" w:rsidP="000B743B">
      <w:pPr>
        <w:pStyle w:val="ListParagraph"/>
        <w:rPr>
          <w:lang w:val="en" w:eastAsia="de-DE"/>
        </w:rPr>
      </w:pPr>
    </w:p>
    <w:p w14:paraId="6813CF3A" w14:textId="498E360B" w:rsidR="001B338D" w:rsidRDefault="00446E85" w:rsidP="001B338D">
      <w:pPr>
        <w:pStyle w:val="ListParagraph"/>
        <w:keepNext/>
      </w:pPr>
      <w:r>
        <w:rPr>
          <w:noProof/>
        </w:rPr>
        <w:drawing>
          <wp:inline distT="0" distB="0" distL="0" distR="0" wp14:anchorId="1D924461" wp14:editId="762D792A">
            <wp:extent cx="5730875" cy="2588895"/>
            <wp:effectExtent l="0" t="0" r="3175"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875" cy="2588895"/>
                    </a:xfrm>
                    <a:prstGeom prst="rect">
                      <a:avLst/>
                    </a:prstGeom>
                    <a:noFill/>
                    <a:ln>
                      <a:noFill/>
                    </a:ln>
                  </pic:spPr>
                </pic:pic>
              </a:graphicData>
            </a:graphic>
          </wp:inline>
        </w:drawing>
      </w:r>
    </w:p>
    <w:p w14:paraId="766FD135" w14:textId="4F5BDEE8" w:rsidR="000B743B" w:rsidRDefault="001B338D" w:rsidP="001B338D">
      <w:pPr>
        <w:pStyle w:val="Caption"/>
        <w:jc w:val="center"/>
        <w:rPr>
          <w:lang w:val="en" w:eastAsia="de-DE"/>
        </w:rPr>
      </w:pPr>
      <w:r>
        <w:t xml:space="preserve">Figure </w:t>
      </w:r>
      <w:fldSimple w:instr=" SEQ Figure \* ARABIC ">
        <w:r w:rsidR="007D71FF">
          <w:rPr>
            <w:noProof/>
          </w:rPr>
          <w:t>48</w:t>
        </w:r>
      </w:fldSimple>
    </w:p>
    <w:p w14:paraId="578B3828" w14:textId="12F64102" w:rsidR="001B338D" w:rsidRDefault="001B338D" w:rsidP="000B743B">
      <w:pPr>
        <w:pStyle w:val="ListParagraph"/>
        <w:rPr>
          <w:lang w:val="en" w:eastAsia="de-DE"/>
        </w:rPr>
      </w:pPr>
    </w:p>
    <w:p w14:paraId="6DE42B91" w14:textId="40BD133F" w:rsidR="00EC04BF" w:rsidRDefault="00EC04BF" w:rsidP="00EC04BF">
      <w:pPr>
        <w:pStyle w:val="ListParagraph"/>
        <w:numPr>
          <w:ilvl w:val="1"/>
          <w:numId w:val="9"/>
        </w:numPr>
        <w:rPr>
          <w:lang w:val="en" w:eastAsia="de-DE"/>
        </w:rPr>
      </w:pPr>
      <w:r>
        <w:rPr>
          <w:lang w:val="en" w:eastAsia="de-DE"/>
        </w:rPr>
        <w:lastRenderedPageBreak/>
        <w:t xml:space="preserve">Click Update button to Save as mentioned </w:t>
      </w:r>
      <w:r w:rsidR="00DB3E33">
        <w:rPr>
          <w:lang w:val="en" w:eastAsia="de-DE"/>
        </w:rPr>
        <w:t>in the Figure</w:t>
      </w:r>
      <w:r>
        <w:rPr>
          <w:lang w:val="en" w:eastAsia="de-DE"/>
        </w:rPr>
        <w:t xml:space="preserve"> </w:t>
      </w:r>
      <w:r w:rsidR="006629D7">
        <w:rPr>
          <w:lang w:val="en" w:eastAsia="de-DE"/>
        </w:rPr>
        <w:t>4</w:t>
      </w:r>
      <w:r w:rsidR="00B35C73">
        <w:rPr>
          <w:lang w:val="en" w:eastAsia="de-DE"/>
        </w:rPr>
        <w:t>9</w:t>
      </w:r>
    </w:p>
    <w:p w14:paraId="395E43A9" w14:textId="77777777" w:rsidR="00B35C73" w:rsidRDefault="00B35C73" w:rsidP="00B35C73">
      <w:pPr>
        <w:pStyle w:val="ListParagraph"/>
        <w:ind w:left="1440"/>
        <w:rPr>
          <w:lang w:val="en" w:eastAsia="de-DE"/>
        </w:rPr>
      </w:pPr>
    </w:p>
    <w:p w14:paraId="18666A33" w14:textId="79197480" w:rsidR="00EC04BF" w:rsidRDefault="00446E85" w:rsidP="00EC04BF">
      <w:pPr>
        <w:pStyle w:val="ListParagraph"/>
        <w:keepNext/>
      </w:pPr>
      <w:r>
        <w:rPr>
          <w:noProof/>
        </w:rPr>
        <w:drawing>
          <wp:inline distT="0" distB="0" distL="0" distR="0" wp14:anchorId="10A454B3" wp14:editId="0FE902B4">
            <wp:extent cx="5730875" cy="2588895"/>
            <wp:effectExtent l="0" t="0" r="3175"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875" cy="2588895"/>
                    </a:xfrm>
                    <a:prstGeom prst="rect">
                      <a:avLst/>
                    </a:prstGeom>
                    <a:noFill/>
                    <a:ln>
                      <a:noFill/>
                    </a:ln>
                  </pic:spPr>
                </pic:pic>
              </a:graphicData>
            </a:graphic>
          </wp:inline>
        </w:drawing>
      </w:r>
    </w:p>
    <w:p w14:paraId="0C28A17A" w14:textId="4E5D67C8" w:rsidR="001B338D" w:rsidRDefault="00EC04BF" w:rsidP="00EC04BF">
      <w:pPr>
        <w:pStyle w:val="Caption"/>
        <w:jc w:val="center"/>
        <w:rPr>
          <w:lang w:val="en" w:eastAsia="de-DE"/>
        </w:rPr>
      </w:pPr>
      <w:r>
        <w:t xml:space="preserve">Figure </w:t>
      </w:r>
      <w:fldSimple w:instr=" SEQ Figure \* ARABIC ">
        <w:r w:rsidR="007D71FF">
          <w:rPr>
            <w:noProof/>
          </w:rPr>
          <w:t>49</w:t>
        </w:r>
      </w:fldSimple>
    </w:p>
    <w:p w14:paraId="058D7EB7" w14:textId="2042F279" w:rsidR="00EC04BF" w:rsidRDefault="00EC04BF" w:rsidP="000B743B">
      <w:pPr>
        <w:pStyle w:val="ListParagraph"/>
        <w:rPr>
          <w:lang w:val="en" w:eastAsia="de-DE"/>
        </w:rPr>
      </w:pPr>
    </w:p>
    <w:p w14:paraId="435CC414" w14:textId="4CB63EDF" w:rsidR="00EC04BF" w:rsidRDefault="00EC04BF" w:rsidP="000B743B">
      <w:pPr>
        <w:pStyle w:val="ListParagraph"/>
        <w:rPr>
          <w:lang w:val="en" w:eastAsia="de-DE"/>
        </w:rPr>
      </w:pPr>
    </w:p>
    <w:p w14:paraId="0696C982" w14:textId="4F06FF8C" w:rsidR="00E24018" w:rsidRDefault="00E24018" w:rsidP="00111815">
      <w:pPr>
        <w:pStyle w:val="Heading4"/>
        <w:rPr>
          <w:lang w:val="en" w:eastAsia="de-DE"/>
        </w:rPr>
      </w:pPr>
      <w:bookmarkStart w:id="47" w:name="_Toc96333388"/>
      <w:r w:rsidRPr="00E24018">
        <w:rPr>
          <w:lang w:val="en" w:eastAsia="de-DE"/>
        </w:rPr>
        <w:t>Activate/Deactivate the Resources</w:t>
      </w:r>
      <w:bookmarkEnd w:id="47"/>
      <w:r w:rsidRPr="00E24018">
        <w:rPr>
          <w:lang w:val="en" w:eastAsia="de-DE"/>
        </w:rPr>
        <w:t xml:space="preserve"> </w:t>
      </w:r>
    </w:p>
    <w:p w14:paraId="6D16F634" w14:textId="207A8956" w:rsidR="00E24018" w:rsidRPr="00EE5BE8" w:rsidRDefault="00E24018" w:rsidP="00E24018">
      <w:pPr>
        <w:pStyle w:val="ListParagraph"/>
        <w:numPr>
          <w:ilvl w:val="0"/>
          <w:numId w:val="11"/>
        </w:numPr>
      </w:pPr>
      <w:r w:rsidRPr="001647E4">
        <w:rPr>
          <w:lang w:val="en" w:eastAsia="de-DE"/>
        </w:rPr>
        <w:t xml:space="preserve">User can Activate/Deactivate </w:t>
      </w:r>
      <w:r>
        <w:rPr>
          <w:lang w:val="en" w:eastAsia="de-DE"/>
        </w:rPr>
        <w:t xml:space="preserve">the </w:t>
      </w:r>
      <w:r w:rsidRPr="001647E4">
        <w:rPr>
          <w:lang w:val="en" w:eastAsia="de-DE"/>
        </w:rPr>
        <w:t>Resource</w:t>
      </w:r>
      <w:r>
        <w:rPr>
          <w:lang w:val="en" w:eastAsia="de-DE"/>
        </w:rPr>
        <w:t>s</w:t>
      </w:r>
      <w:r w:rsidRPr="001647E4">
        <w:rPr>
          <w:lang w:val="en" w:eastAsia="de-DE"/>
        </w:rPr>
        <w:t xml:space="preserve"> in </w:t>
      </w:r>
      <w:r>
        <w:rPr>
          <w:lang w:val="en" w:eastAsia="de-DE"/>
        </w:rPr>
        <w:t xml:space="preserve">the </w:t>
      </w:r>
      <w:r w:rsidRPr="001647E4">
        <w:rPr>
          <w:lang w:val="en" w:eastAsia="de-DE"/>
        </w:rPr>
        <w:t xml:space="preserve">platform, </w:t>
      </w:r>
      <w:r>
        <w:rPr>
          <w:lang w:val="en" w:eastAsia="de-DE"/>
        </w:rPr>
        <w:t xml:space="preserve">by </w:t>
      </w:r>
      <w:r w:rsidRPr="001647E4">
        <w:rPr>
          <w:lang w:val="en" w:eastAsia="de-DE"/>
        </w:rPr>
        <w:t>click</w:t>
      </w:r>
      <w:r>
        <w:rPr>
          <w:lang w:val="en" w:eastAsia="de-DE"/>
        </w:rPr>
        <w:t>ing</w:t>
      </w:r>
      <w:r w:rsidRPr="001647E4">
        <w:rPr>
          <w:lang w:val="en" w:eastAsia="de-DE"/>
        </w:rPr>
        <w:t xml:space="preserve"> on </w:t>
      </w:r>
      <w:r w:rsidRPr="001647E4">
        <w:rPr>
          <w:b/>
          <w:bCs/>
          <w:lang w:val="en" w:eastAsia="de-DE"/>
        </w:rPr>
        <w:t>Activate/Deactivate</w:t>
      </w:r>
      <w:r w:rsidRPr="001647E4">
        <w:rPr>
          <w:lang w:val="en" w:eastAsia="de-DE"/>
        </w:rPr>
        <w:t xml:space="preserve"> Button</w:t>
      </w:r>
    </w:p>
    <w:p w14:paraId="17F37293" w14:textId="77777777" w:rsidR="00EE5BE8" w:rsidRPr="00EE5BE8" w:rsidRDefault="00EE5BE8" w:rsidP="00EE5BE8">
      <w:pPr>
        <w:pStyle w:val="ListParagraph"/>
      </w:pPr>
    </w:p>
    <w:p w14:paraId="36F45FC2" w14:textId="15753BB5" w:rsidR="00EE5BE8" w:rsidRDefault="00EE5BE8" w:rsidP="00EE5BE8">
      <w:pPr>
        <w:pStyle w:val="ListParagraph"/>
        <w:rPr>
          <w:lang w:val="en" w:eastAsia="de-DE"/>
        </w:rPr>
      </w:pPr>
      <w:r>
        <w:rPr>
          <w:lang w:val="en" w:eastAsia="de-DE"/>
        </w:rPr>
        <w:t xml:space="preserve">For example: </w:t>
      </w:r>
      <w:r w:rsidR="000C461F">
        <w:rPr>
          <w:lang w:val="en" w:eastAsia="de-DE"/>
        </w:rPr>
        <w:t>If u</w:t>
      </w:r>
      <w:r>
        <w:rPr>
          <w:lang w:val="en" w:eastAsia="de-DE"/>
        </w:rPr>
        <w:t xml:space="preserve">ser wants activate Bot Runner and Bot Runner Services </w:t>
      </w:r>
      <w:r w:rsidR="000C461F">
        <w:rPr>
          <w:lang w:val="en" w:eastAsia="de-DE"/>
        </w:rPr>
        <w:t>then perform the following steps</w:t>
      </w:r>
    </w:p>
    <w:p w14:paraId="4D805064" w14:textId="77777777" w:rsidR="006C5B70" w:rsidRDefault="006C5B70" w:rsidP="00EE5BE8">
      <w:pPr>
        <w:pStyle w:val="ListParagraph"/>
        <w:rPr>
          <w:lang w:val="en" w:eastAsia="de-DE"/>
        </w:rPr>
      </w:pPr>
    </w:p>
    <w:p w14:paraId="580A5C0F" w14:textId="3E224D33" w:rsidR="00EE5BE8" w:rsidRDefault="00EE5BE8" w:rsidP="00EE5BE8">
      <w:pPr>
        <w:pStyle w:val="ListParagraph"/>
        <w:numPr>
          <w:ilvl w:val="1"/>
          <w:numId w:val="11"/>
        </w:numPr>
      </w:pPr>
      <w:r>
        <w:t xml:space="preserve">Go the left side panel and Select </w:t>
      </w:r>
      <w:r w:rsidRPr="002067D9">
        <w:rPr>
          <w:b/>
          <w:bCs/>
        </w:rPr>
        <w:t xml:space="preserve">Model </w:t>
      </w:r>
      <w:r w:rsidRPr="00BE2EED">
        <w:t>Menu</w:t>
      </w:r>
      <w:r w:rsidRPr="002067D9">
        <w:rPr>
          <w:b/>
          <w:bCs/>
        </w:rPr>
        <w:t xml:space="preserve"> </w:t>
      </w:r>
      <w:r>
        <w:t>and</w:t>
      </w:r>
      <w:r w:rsidRPr="00BE2EED">
        <w:t xml:space="preserve"> click </w:t>
      </w:r>
      <w:r w:rsidRPr="002067D9">
        <w:rPr>
          <w:b/>
          <w:bCs/>
        </w:rPr>
        <w:t>Resource</w:t>
      </w:r>
      <w:r>
        <w:rPr>
          <w:b/>
          <w:bCs/>
        </w:rPr>
        <w:t xml:space="preserve"> </w:t>
      </w:r>
      <w:r>
        <w:t>and select the Automation Anywhere Enterprise (</w:t>
      </w:r>
      <w:proofErr w:type="spellStart"/>
      <w:r>
        <w:t>DemoAAPlatform</w:t>
      </w:r>
      <w:proofErr w:type="spellEnd"/>
      <w:r>
        <w:t>) platform and click “</w:t>
      </w:r>
      <w:r w:rsidRPr="00EE5BE8">
        <w:rPr>
          <w:lang w:val="en" w:eastAsia="de-DE"/>
        </w:rPr>
        <w:t>Activate/Deactivate</w:t>
      </w:r>
      <w:r>
        <w:rPr>
          <w:lang w:val="en" w:eastAsia="de-DE"/>
        </w:rPr>
        <w:t>”</w:t>
      </w:r>
      <w:r w:rsidRPr="001647E4">
        <w:rPr>
          <w:lang w:val="en" w:eastAsia="de-DE"/>
        </w:rPr>
        <w:t xml:space="preserve"> Button</w:t>
      </w:r>
      <w:r>
        <w:t xml:space="preserve"> as mentioned </w:t>
      </w:r>
      <w:r w:rsidR="00DB3E33">
        <w:t>in the Figure</w:t>
      </w:r>
      <w:r>
        <w:t xml:space="preserve"> </w:t>
      </w:r>
      <w:r w:rsidR="006C5B70">
        <w:t>50</w:t>
      </w:r>
      <w:r>
        <w:t xml:space="preserve">. </w:t>
      </w:r>
    </w:p>
    <w:p w14:paraId="5B6F4988" w14:textId="77777777" w:rsidR="006C5B70" w:rsidRDefault="006C5B70" w:rsidP="006C5B70">
      <w:pPr>
        <w:pStyle w:val="ListParagraph"/>
        <w:ind w:left="1440"/>
      </w:pPr>
    </w:p>
    <w:p w14:paraId="7C92B6C6" w14:textId="77777777" w:rsidR="00EE5BE8" w:rsidRPr="001647E4" w:rsidRDefault="00EE5BE8" w:rsidP="00EE5BE8">
      <w:pPr>
        <w:pStyle w:val="ListParagraph"/>
      </w:pPr>
    </w:p>
    <w:p w14:paraId="79F6238B" w14:textId="77777777" w:rsidR="00E24018" w:rsidRDefault="00E24018" w:rsidP="00E24018">
      <w:pPr>
        <w:keepNext/>
      </w:pPr>
      <w:r>
        <w:rPr>
          <w:noProof/>
          <w:lang w:val="en" w:eastAsia="de-DE"/>
        </w:rPr>
        <w:lastRenderedPageBreak/>
        <w:drawing>
          <wp:inline distT="0" distB="0" distL="0" distR="0" wp14:anchorId="2ACC3853" wp14:editId="77998BBC">
            <wp:extent cx="5732780" cy="1383665"/>
            <wp:effectExtent l="0" t="0" r="127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2780" cy="1383665"/>
                    </a:xfrm>
                    <a:prstGeom prst="rect">
                      <a:avLst/>
                    </a:prstGeom>
                    <a:noFill/>
                    <a:ln>
                      <a:noFill/>
                    </a:ln>
                  </pic:spPr>
                </pic:pic>
              </a:graphicData>
            </a:graphic>
          </wp:inline>
        </w:drawing>
      </w:r>
    </w:p>
    <w:p w14:paraId="3EA578C5" w14:textId="27477E0D" w:rsidR="00E24018" w:rsidRPr="00E24018" w:rsidRDefault="00E24018" w:rsidP="00E24018">
      <w:pPr>
        <w:pStyle w:val="Caption"/>
        <w:jc w:val="center"/>
        <w:rPr>
          <w:lang w:val="en" w:eastAsia="de-DE"/>
        </w:rPr>
      </w:pPr>
      <w:r>
        <w:t xml:space="preserve">Figure </w:t>
      </w:r>
      <w:fldSimple w:instr=" SEQ Figure \* ARABIC ">
        <w:r w:rsidR="007D71FF">
          <w:rPr>
            <w:noProof/>
          </w:rPr>
          <w:t>50</w:t>
        </w:r>
      </w:fldSimple>
    </w:p>
    <w:p w14:paraId="606AEBD8" w14:textId="247126BE" w:rsidR="00796694" w:rsidRDefault="00796694" w:rsidP="00EE5BE8">
      <w:pPr>
        <w:pStyle w:val="ListParagraph"/>
        <w:numPr>
          <w:ilvl w:val="1"/>
          <w:numId w:val="9"/>
        </w:numPr>
        <w:rPr>
          <w:lang w:val="en" w:eastAsia="de-DE"/>
        </w:rPr>
      </w:pPr>
      <w:r>
        <w:rPr>
          <w:lang w:val="en" w:eastAsia="de-DE"/>
        </w:rPr>
        <w:t xml:space="preserve">Summary Screen </w:t>
      </w:r>
      <w:r w:rsidR="00E435EE">
        <w:rPr>
          <w:lang w:val="en" w:eastAsia="de-DE"/>
        </w:rPr>
        <w:t xml:space="preserve">will be </w:t>
      </w:r>
      <w:r>
        <w:rPr>
          <w:lang w:val="en" w:eastAsia="de-DE"/>
        </w:rPr>
        <w:t>display</w:t>
      </w:r>
      <w:r w:rsidR="00E435EE">
        <w:rPr>
          <w:lang w:val="en" w:eastAsia="de-DE"/>
        </w:rPr>
        <w:t>ed</w:t>
      </w:r>
      <w:r>
        <w:rPr>
          <w:lang w:val="en" w:eastAsia="de-DE"/>
        </w:rPr>
        <w:t xml:space="preserve"> as mentioned </w:t>
      </w:r>
      <w:r w:rsidR="00DB3E33">
        <w:rPr>
          <w:lang w:val="en" w:eastAsia="de-DE"/>
        </w:rPr>
        <w:t>in the Figure</w:t>
      </w:r>
      <w:r>
        <w:rPr>
          <w:lang w:val="en" w:eastAsia="de-DE"/>
        </w:rPr>
        <w:t xml:space="preserve"> </w:t>
      </w:r>
      <w:r w:rsidR="00E435EE">
        <w:rPr>
          <w:lang w:val="en" w:eastAsia="de-DE"/>
        </w:rPr>
        <w:t>51</w:t>
      </w:r>
    </w:p>
    <w:p w14:paraId="4063CFA1" w14:textId="77777777" w:rsidR="00E435EE" w:rsidRDefault="00E435EE" w:rsidP="00E435EE">
      <w:pPr>
        <w:pStyle w:val="ListParagraph"/>
        <w:ind w:left="1440"/>
        <w:rPr>
          <w:lang w:val="en" w:eastAsia="de-DE"/>
        </w:rPr>
      </w:pPr>
    </w:p>
    <w:p w14:paraId="62858979" w14:textId="37F7DB52" w:rsidR="00796694" w:rsidRDefault="00796694" w:rsidP="00796694">
      <w:pPr>
        <w:pStyle w:val="ListParagraph"/>
        <w:rPr>
          <w:lang w:val="en" w:eastAsia="de-DE"/>
        </w:rPr>
      </w:pPr>
    </w:p>
    <w:p w14:paraId="3DC40631" w14:textId="77777777" w:rsidR="00796694" w:rsidRDefault="00796694" w:rsidP="00511F21">
      <w:pPr>
        <w:pStyle w:val="ListParagraph"/>
        <w:keepNext/>
        <w:ind w:left="2160"/>
      </w:pPr>
      <w:r>
        <w:rPr>
          <w:noProof/>
        </w:rPr>
        <w:drawing>
          <wp:inline distT="0" distB="0" distL="0" distR="0" wp14:anchorId="067D39D6" wp14:editId="52C4735B">
            <wp:extent cx="3084826" cy="2828925"/>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5318" cy="2838547"/>
                    </a:xfrm>
                    <a:prstGeom prst="rect">
                      <a:avLst/>
                    </a:prstGeom>
                  </pic:spPr>
                </pic:pic>
              </a:graphicData>
            </a:graphic>
          </wp:inline>
        </w:drawing>
      </w:r>
    </w:p>
    <w:p w14:paraId="3AA5B600" w14:textId="541F10C8" w:rsidR="00796694" w:rsidRDefault="00796694" w:rsidP="00956C74">
      <w:pPr>
        <w:pStyle w:val="Caption"/>
        <w:jc w:val="center"/>
        <w:rPr>
          <w:lang w:val="en" w:eastAsia="de-DE"/>
        </w:rPr>
      </w:pPr>
      <w:r>
        <w:t xml:space="preserve">Figure </w:t>
      </w:r>
      <w:fldSimple w:instr=" SEQ Figure \* ARABIC ">
        <w:r w:rsidR="007D71FF">
          <w:rPr>
            <w:noProof/>
          </w:rPr>
          <w:t>51</w:t>
        </w:r>
      </w:fldSimple>
    </w:p>
    <w:p w14:paraId="743CE39C" w14:textId="77777777" w:rsidR="00511F21" w:rsidRDefault="00511F21" w:rsidP="00796694">
      <w:pPr>
        <w:pStyle w:val="ListParagraph"/>
        <w:rPr>
          <w:lang w:val="en" w:eastAsia="de-DE"/>
        </w:rPr>
      </w:pPr>
    </w:p>
    <w:p w14:paraId="64301633" w14:textId="39FAC816" w:rsidR="00EE5BE8" w:rsidRDefault="00511F21" w:rsidP="00EE5BE8">
      <w:pPr>
        <w:pStyle w:val="ListParagraph"/>
        <w:numPr>
          <w:ilvl w:val="1"/>
          <w:numId w:val="9"/>
        </w:numPr>
        <w:rPr>
          <w:lang w:val="en" w:eastAsia="de-DE"/>
        </w:rPr>
      </w:pPr>
      <w:r>
        <w:rPr>
          <w:lang w:val="en" w:eastAsia="de-DE"/>
        </w:rPr>
        <w:t xml:space="preserve">Select “Bot Runner” from Resource Type Drop Down, it will display all the Bot Runner and Bot Runner </w:t>
      </w:r>
      <w:r w:rsidR="00EE5BE8">
        <w:rPr>
          <w:lang w:val="en" w:eastAsia="de-DE"/>
        </w:rPr>
        <w:t xml:space="preserve">as mentioned </w:t>
      </w:r>
      <w:r w:rsidR="00DB3E33">
        <w:rPr>
          <w:lang w:val="en" w:eastAsia="de-DE"/>
        </w:rPr>
        <w:t>in the Figure</w:t>
      </w:r>
      <w:r w:rsidR="00EE5BE8">
        <w:rPr>
          <w:lang w:val="en" w:eastAsia="de-DE"/>
        </w:rPr>
        <w:t xml:space="preserve"> </w:t>
      </w:r>
      <w:r w:rsidR="00192C76">
        <w:rPr>
          <w:lang w:val="en" w:eastAsia="de-DE"/>
        </w:rPr>
        <w:t>51</w:t>
      </w:r>
      <w:r w:rsidR="00EE5BE8">
        <w:rPr>
          <w:lang w:val="en" w:eastAsia="de-DE"/>
        </w:rPr>
        <w:t>.</w:t>
      </w:r>
    </w:p>
    <w:p w14:paraId="43A36E43" w14:textId="6FC9DD2C" w:rsidR="00F05D4D" w:rsidRDefault="00F05D4D" w:rsidP="00F05D4D">
      <w:pPr>
        <w:pStyle w:val="ListParagraph"/>
        <w:rPr>
          <w:lang w:val="en" w:eastAsia="de-DE"/>
        </w:rPr>
      </w:pPr>
    </w:p>
    <w:p w14:paraId="2E36E336" w14:textId="0AB75CC5" w:rsidR="00F05D4D" w:rsidRDefault="00F05D4D" w:rsidP="00F05D4D">
      <w:pPr>
        <w:pStyle w:val="ListParagraph"/>
        <w:rPr>
          <w:lang w:val="en" w:eastAsia="de-DE"/>
        </w:rPr>
      </w:pPr>
    </w:p>
    <w:p w14:paraId="70FEB261" w14:textId="77777777" w:rsidR="00F05D4D" w:rsidRDefault="00F05D4D" w:rsidP="00F05D4D">
      <w:pPr>
        <w:pStyle w:val="ListParagraph"/>
        <w:keepNext/>
        <w:ind w:left="2880"/>
      </w:pPr>
      <w:r>
        <w:rPr>
          <w:noProof/>
          <w:lang w:val="en" w:eastAsia="de-DE"/>
        </w:rPr>
        <w:lastRenderedPageBreak/>
        <w:drawing>
          <wp:inline distT="0" distB="0" distL="0" distR="0" wp14:anchorId="05157AE9" wp14:editId="1414AADD">
            <wp:extent cx="2771775" cy="25596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89204" cy="2575721"/>
                    </a:xfrm>
                    <a:prstGeom prst="rect">
                      <a:avLst/>
                    </a:prstGeom>
                    <a:noFill/>
                    <a:ln>
                      <a:noFill/>
                    </a:ln>
                  </pic:spPr>
                </pic:pic>
              </a:graphicData>
            </a:graphic>
          </wp:inline>
        </w:drawing>
      </w:r>
    </w:p>
    <w:p w14:paraId="376EB65A" w14:textId="2ACC641A" w:rsidR="00F05D4D" w:rsidRDefault="00F05D4D" w:rsidP="00F05D4D">
      <w:pPr>
        <w:pStyle w:val="Caption"/>
        <w:jc w:val="center"/>
        <w:rPr>
          <w:lang w:val="en" w:eastAsia="de-DE"/>
        </w:rPr>
      </w:pPr>
      <w:r>
        <w:t xml:space="preserve">Figure </w:t>
      </w:r>
      <w:fldSimple w:instr=" SEQ Figure \* ARABIC ">
        <w:r w:rsidR="007D71FF">
          <w:rPr>
            <w:noProof/>
          </w:rPr>
          <w:t>52</w:t>
        </w:r>
      </w:fldSimple>
    </w:p>
    <w:p w14:paraId="651BCF8D" w14:textId="77777777" w:rsidR="00F05D4D" w:rsidRDefault="00F05D4D" w:rsidP="00F05D4D">
      <w:pPr>
        <w:pStyle w:val="ListParagraph"/>
        <w:ind w:left="2880"/>
        <w:rPr>
          <w:lang w:val="en" w:eastAsia="de-DE"/>
        </w:rPr>
      </w:pPr>
    </w:p>
    <w:p w14:paraId="0DC2B958" w14:textId="024D2244" w:rsidR="00F05D4D" w:rsidRDefault="00F05D4D" w:rsidP="00F05D4D">
      <w:pPr>
        <w:pStyle w:val="ListParagraph"/>
        <w:ind w:left="2880"/>
        <w:rPr>
          <w:lang w:val="en" w:eastAsia="de-DE"/>
        </w:rPr>
      </w:pPr>
    </w:p>
    <w:p w14:paraId="747F180F" w14:textId="066B9A79" w:rsidR="00F05D4D" w:rsidRDefault="00F05D4D" w:rsidP="00F05D4D">
      <w:pPr>
        <w:pStyle w:val="ListParagraph"/>
        <w:numPr>
          <w:ilvl w:val="1"/>
          <w:numId w:val="9"/>
        </w:numPr>
        <w:rPr>
          <w:lang w:val="en" w:eastAsia="de-DE"/>
        </w:rPr>
      </w:pPr>
      <w:r>
        <w:rPr>
          <w:lang w:val="en" w:eastAsia="de-DE"/>
        </w:rPr>
        <w:t xml:space="preserve">Select “Activate/Deactivate All” Check box, System will automatically select Bot Runner and </w:t>
      </w:r>
      <w:r w:rsidR="007A5FB5">
        <w:rPr>
          <w:lang w:val="en" w:eastAsia="de-DE"/>
        </w:rPr>
        <w:t xml:space="preserve">all </w:t>
      </w:r>
      <w:r>
        <w:rPr>
          <w:lang w:val="en" w:eastAsia="de-DE"/>
        </w:rPr>
        <w:t xml:space="preserve">Bot Runner Services Check Box for Activation and Click </w:t>
      </w:r>
      <w:proofErr w:type="gramStart"/>
      <w:r>
        <w:rPr>
          <w:lang w:val="en" w:eastAsia="de-DE"/>
        </w:rPr>
        <w:t>“ Save</w:t>
      </w:r>
      <w:proofErr w:type="gramEnd"/>
      <w:r>
        <w:rPr>
          <w:lang w:val="en" w:eastAsia="de-DE"/>
        </w:rPr>
        <w:t xml:space="preserve">” button  as mentioned </w:t>
      </w:r>
      <w:r w:rsidR="00DB3E33">
        <w:rPr>
          <w:lang w:val="en" w:eastAsia="de-DE"/>
        </w:rPr>
        <w:t>in the Figure</w:t>
      </w:r>
      <w:r>
        <w:rPr>
          <w:lang w:val="en" w:eastAsia="de-DE"/>
        </w:rPr>
        <w:t xml:space="preserve"> </w:t>
      </w:r>
      <w:r w:rsidR="007A5FB5">
        <w:rPr>
          <w:lang w:val="en" w:eastAsia="de-DE"/>
        </w:rPr>
        <w:t>53.</w:t>
      </w:r>
    </w:p>
    <w:p w14:paraId="64282E24" w14:textId="77777777" w:rsidR="00F05D4D" w:rsidRDefault="00F05D4D" w:rsidP="00F05D4D">
      <w:pPr>
        <w:pStyle w:val="ListParagraph"/>
        <w:ind w:left="2880"/>
        <w:rPr>
          <w:lang w:val="en" w:eastAsia="de-DE"/>
        </w:rPr>
      </w:pPr>
    </w:p>
    <w:p w14:paraId="17DBC95A" w14:textId="77777777" w:rsidR="00F05D4D" w:rsidRDefault="00F05D4D" w:rsidP="00F05D4D">
      <w:pPr>
        <w:pStyle w:val="ListParagraph"/>
        <w:keepNext/>
        <w:ind w:left="3600"/>
      </w:pPr>
      <w:r>
        <w:rPr>
          <w:noProof/>
          <w:lang w:val="en" w:eastAsia="de-DE"/>
        </w:rPr>
        <w:drawing>
          <wp:inline distT="0" distB="0" distL="0" distR="0" wp14:anchorId="2AE09A5E" wp14:editId="6F89F364">
            <wp:extent cx="3031564" cy="2790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39079" cy="2797743"/>
                    </a:xfrm>
                    <a:prstGeom prst="rect">
                      <a:avLst/>
                    </a:prstGeom>
                    <a:noFill/>
                    <a:ln>
                      <a:noFill/>
                    </a:ln>
                  </pic:spPr>
                </pic:pic>
              </a:graphicData>
            </a:graphic>
          </wp:inline>
        </w:drawing>
      </w:r>
    </w:p>
    <w:p w14:paraId="4422F91C" w14:textId="1F1CDB96" w:rsidR="00EE5BE8" w:rsidRDefault="00F05D4D" w:rsidP="00F05D4D">
      <w:pPr>
        <w:pStyle w:val="Caption"/>
        <w:jc w:val="center"/>
        <w:rPr>
          <w:noProof/>
        </w:rPr>
      </w:pPr>
      <w:r>
        <w:t xml:space="preserve">Figure </w:t>
      </w:r>
      <w:fldSimple w:instr=" SEQ Figure \* ARABIC ">
        <w:r w:rsidR="007D71FF">
          <w:rPr>
            <w:noProof/>
          </w:rPr>
          <w:t>53</w:t>
        </w:r>
      </w:fldSimple>
    </w:p>
    <w:p w14:paraId="24B82784" w14:textId="47D0B03F" w:rsidR="00672F55" w:rsidRDefault="00672F55" w:rsidP="00672F55"/>
    <w:p w14:paraId="03A09EEC" w14:textId="28CE1722" w:rsidR="00672F55" w:rsidRDefault="00BA593F" w:rsidP="00672F55">
      <w:pPr>
        <w:pStyle w:val="Heading1"/>
      </w:pPr>
      <w:bookmarkStart w:id="48" w:name="_Toc96333389"/>
      <w:r>
        <w:lastRenderedPageBreak/>
        <w:t>RPA Control Center</w:t>
      </w:r>
      <w:bookmarkEnd w:id="48"/>
    </w:p>
    <w:p w14:paraId="39E78EDE" w14:textId="252293C0" w:rsidR="00672F55" w:rsidRDefault="00672F55" w:rsidP="00672F55">
      <w:pPr>
        <w:pStyle w:val="Heading3"/>
      </w:pPr>
      <w:bookmarkStart w:id="49" w:name="_Toc96333390"/>
      <w:r>
        <w:t>RPA Control Center</w:t>
      </w:r>
      <w:r w:rsidR="007D71FF">
        <w:t xml:space="preserve"> Dashboard</w:t>
      </w:r>
      <w:bookmarkEnd w:id="49"/>
    </w:p>
    <w:p w14:paraId="330D53EC" w14:textId="141E3A58" w:rsidR="00632CD2" w:rsidRDefault="00632CD2" w:rsidP="00632CD2">
      <w:pPr>
        <w:pStyle w:val="ListParagraph"/>
        <w:rPr>
          <w:rFonts w:cstheme="minorHAnsi"/>
        </w:rPr>
      </w:pPr>
      <w:r>
        <w:rPr>
          <w:rFonts w:cstheme="minorHAnsi"/>
        </w:rPr>
        <w:t xml:space="preserve">The Infosys RPA Control center </w:t>
      </w:r>
      <w:r w:rsidRPr="0067636B">
        <w:rPr>
          <w:rFonts w:cstheme="minorHAnsi"/>
        </w:rPr>
        <w:t xml:space="preserve">provides a cumulative view of the health of the various </w:t>
      </w:r>
      <w:r>
        <w:rPr>
          <w:rFonts w:cstheme="minorHAnsi"/>
        </w:rPr>
        <w:t>RPA/</w:t>
      </w:r>
      <w:r w:rsidRPr="0067636B">
        <w:rPr>
          <w:rFonts w:cstheme="minorHAnsi"/>
        </w:rPr>
        <w:t xml:space="preserve">IT </w:t>
      </w:r>
      <w:r>
        <w:rPr>
          <w:rFonts w:cstheme="minorHAnsi"/>
        </w:rPr>
        <w:t>components</w:t>
      </w:r>
      <w:r w:rsidRPr="0067636B">
        <w:rPr>
          <w:rFonts w:cstheme="minorHAnsi"/>
        </w:rPr>
        <w:t xml:space="preserve">. If health is identified as warning or critical, remediation actions </w:t>
      </w:r>
      <w:r>
        <w:rPr>
          <w:rFonts w:cstheme="minorHAnsi"/>
        </w:rPr>
        <w:t xml:space="preserve">can </w:t>
      </w:r>
      <w:r w:rsidRPr="0067636B">
        <w:rPr>
          <w:rFonts w:cstheme="minorHAnsi"/>
        </w:rPr>
        <w:t>be taken</w:t>
      </w:r>
      <w:r>
        <w:rPr>
          <w:rFonts w:cstheme="minorHAnsi"/>
        </w:rPr>
        <w:t xml:space="preserve"> by Infosys Super Bot.</w:t>
      </w:r>
      <w:r w:rsidR="006E76F1">
        <w:rPr>
          <w:rFonts w:cstheme="minorHAnsi"/>
        </w:rPr>
        <w:t xml:space="preserve"> For more </w:t>
      </w:r>
      <w:r w:rsidR="007D71FF">
        <w:rPr>
          <w:rFonts w:cstheme="minorHAnsi"/>
        </w:rPr>
        <w:t>details,</w:t>
      </w:r>
      <w:r w:rsidR="006E76F1">
        <w:rPr>
          <w:rFonts w:cstheme="minorHAnsi"/>
        </w:rPr>
        <w:t xml:space="preserve"> please refer </w:t>
      </w:r>
      <w:r w:rsidR="006E76F1" w:rsidRPr="006E76F1">
        <w:rPr>
          <w:rFonts w:cstheme="minorHAnsi"/>
        </w:rPr>
        <w:t>InfosysRPAControlCenterUserGuide.docx</w:t>
      </w:r>
      <w:r w:rsidR="006E76F1">
        <w:rPr>
          <w:rFonts w:cstheme="minorHAnsi"/>
        </w:rPr>
        <w:t xml:space="preserve"> </w:t>
      </w:r>
    </w:p>
    <w:p w14:paraId="0CF0C0F0" w14:textId="77777777" w:rsidR="00632CD2" w:rsidRDefault="00632CD2" w:rsidP="00632CD2">
      <w:pPr>
        <w:pStyle w:val="ListParagraph"/>
      </w:pPr>
    </w:p>
    <w:p w14:paraId="0CB111BC" w14:textId="6FFFD7A9" w:rsidR="007B0CEB" w:rsidRDefault="007B0CEB" w:rsidP="007B0CEB">
      <w:pPr>
        <w:pStyle w:val="ListParagraph"/>
        <w:numPr>
          <w:ilvl w:val="0"/>
          <w:numId w:val="23"/>
        </w:numPr>
      </w:pPr>
      <w:r>
        <w:t>Open</w:t>
      </w:r>
      <w:r w:rsidR="00407145">
        <w:t xml:space="preserve"> </w:t>
      </w:r>
      <w:hyperlink r:id="rId75" w:anchor="/main/clusters" w:history="1">
        <w:r w:rsidR="00407145" w:rsidRPr="0019763D">
          <w:rPr>
            <w:rStyle w:val="Hyperlink"/>
          </w:rPr>
          <w:t>http://localhost:8080/ops-portal/#/main/clusters</w:t>
        </w:r>
      </w:hyperlink>
    </w:p>
    <w:p w14:paraId="2963C988" w14:textId="48114F1E" w:rsidR="00407145" w:rsidRDefault="003B119D" w:rsidP="007B0CEB">
      <w:pPr>
        <w:pStyle w:val="ListParagraph"/>
        <w:numPr>
          <w:ilvl w:val="0"/>
          <w:numId w:val="23"/>
        </w:numPr>
      </w:pPr>
      <w:r>
        <w:t>Before Discovery no component will be displayed in the Infosys RPA Control Center as mentioned in the figure</w:t>
      </w:r>
      <w:r w:rsidR="0065476C">
        <w:t xml:space="preserve"> 54</w:t>
      </w:r>
    </w:p>
    <w:p w14:paraId="2EA74927" w14:textId="77777777" w:rsidR="008663AE" w:rsidRDefault="003B119D" w:rsidP="008663AE">
      <w:pPr>
        <w:keepNext/>
        <w:ind w:left="1440"/>
      </w:pPr>
      <w:r>
        <w:rPr>
          <w:noProof/>
        </w:rPr>
        <w:drawing>
          <wp:inline distT="0" distB="0" distL="0" distR="0" wp14:anchorId="3244CDB1" wp14:editId="1493C42A">
            <wp:extent cx="4577032" cy="1857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90115" cy="1862684"/>
                    </a:xfrm>
                    <a:prstGeom prst="rect">
                      <a:avLst/>
                    </a:prstGeom>
                  </pic:spPr>
                </pic:pic>
              </a:graphicData>
            </a:graphic>
          </wp:inline>
        </w:drawing>
      </w:r>
    </w:p>
    <w:p w14:paraId="4F4D274B" w14:textId="2BF6B93F" w:rsidR="003B119D" w:rsidRDefault="008663AE" w:rsidP="008663AE">
      <w:pPr>
        <w:pStyle w:val="Caption"/>
        <w:jc w:val="center"/>
      </w:pPr>
      <w:r>
        <w:t xml:space="preserve">Figure </w:t>
      </w:r>
      <w:fldSimple w:instr=" SEQ Figure \* ARABIC ">
        <w:r w:rsidR="007D71FF">
          <w:rPr>
            <w:noProof/>
          </w:rPr>
          <w:t>54</w:t>
        </w:r>
      </w:fldSimple>
    </w:p>
    <w:p w14:paraId="1733E34B" w14:textId="4CDFBDC8" w:rsidR="003B119D" w:rsidRDefault="003B119D" w:rsidP="003B119D"/>
    <w:p w14:paraId="777BCAA4" w14:textId="77777777" w:rsidR="00407145" w:rsidRDefault="00407145" w:rsidP="00407145">
      <w:pPr>
        <w:pStyle w:val="ListParagraph"/>
      </w:pPr>
    </w:p>
    <w:p w14:paraId="2C4F0EB9" w14:textId="77777777" w:rsidR="002E3193" w:rsidRDefault="003A1474" w:rsidP="007B0CEB">
      <w:pPr>
        <w:pStyle w:val="ListParagraph"/>
        <w:numPr>
          <w:ilvl w:val="0"/>
          <w:numId w:val="23"/>
        </w:numPr>
      </w:pPr>
      <w:r>
        <w:t xml:space="preserve">After performing the following action </w:t>
      </w:r>
      <w:r w:rsidR="002E3193">
        <w:t>by the user as mentioned in section 2</w:t>
      </w:r>
    </w:p>
    <w:p w14:paraId="1F79279F" w14:textId="55889033" w:rsidR="00147E23" w:rsidRDefault="002E3193" w:rsidP="00147E23">
      <w:pPr>
        <w:pStyle w:val="ListParagraph"/>
        <w:numPr>
          <w:ilvl w:val="1"/>
          <w:numId w:val="23"/>
        </w:numPr>
      </w:pPr>
      <w:r>
        <w:t xml:space="preserve">Auto Configuration </w:t>
      </w:r>
      <w:r w:rsidR="00147E23">
        <w:t xml:space="preserve">for Automation Anywhere </w:t>
      </w:r>
      <w:r>
        <w:t xml:space="preserve">as mentioned in </w:t>
      </w:r>
      <w:r w:rsidR="00147E23">
        <w:t xml:space="preserve">the section </w:t>
      </w:r>
      <w:r w:rsidR="00147E23" w:rsidRPr="00147E23">
        <w:t>2.1.1.1</w:t>
      </w:r>
    </w:p>
    <w:p w14:paraId="00021CF6" w14:textId="2AB838BB" w:rsidR="007B0CEB" w:rsidRDefault="00147E23" w:rsidP="002E3193">
      <w:pPr>
        <w:pStyle w:val="ListParagraph"/>
        <w:numPr>
          <w:ilvl w:val="1"/>
          <w:numId w:val="23"/>
        </w:numPr>
      </w:pPr>
      <w:r>
        <w:t>Map the portfolio to the discovered resources as mentioned in the section 2.1.2.3</w:t>
      </w:r>
    </w:p>
    <w:p w14:paraId="59DE2048" w14:textId="16FB4B0F" w:rsidR="003A1474" w:rsidRDefault="00147E23" w:rsidP="003709A5">
      <w:pPr>
        <w:pStyle w:val="ListParagraph"/>
        <w:numPr>
          <w:ilvl w:val="1"/>
          <w:numId w:val="23"/>
        </w:numPr>
      </w:pPr>
      <w:r>
        <w:t xml:space="preserve">Activate the desired resources as mentioned in the section </w:t>
      </w:r>
      <w:r w:rsidRPr="00147E23">
        <w:t>2.1.2.6</w:t>
      </w:r>
      <w:r>
        <w:t xml:space="preserve"> or </w:t>
      </w:r>
      <w:r w:rsidRPr="00147E23">
        <w:t>2.1.2.9</w:t>
      </w:r>
    </w:p>
    <w:p w14:paraId="417B35D2" w14:textId="3AF75BCC" w:rsidR="00CD66A5" w:rsidRDefault="00EC66C5" w:rsidP="00CD66A5">
      <w:pPr>
        <w:pStyle w:val="ListParagraph"/>
        <w:numPr>
          <w:ilvl w:val="0"/>
          <w:numId w:val="23"/>
        </w:numPr>
      </w:pPr>
      <w:r>
        <w:t xml:space="preserve">For example: User mapped the following portfolios, </w:t>
      </w:r>
    </w:p>
    <w:p w14:paraId="246ACD69" w14:textId="77777777" w:rsidR="00EC66C5" w:rsidRDefault="00EC66C5" w:rsidP="00EC66C5">
      <w:pPr>
        <w:pStyle w:val="ListParagraph"/>
        <w:numPr>
          <w:ilvl w:val="1"/>
          <w:numId w:val="23"/>
        </w:numPr>
        <w:rPr>
          <w:lang w:val="en" w:eastAsia="de-DE"/>
        </w:rPr>
      </w:pPr>
      <w:r>
        <w:rPr>
          <w:lang w:val="en" w:eastAsia="de-DE"/>
        </w:rPr>
        <w:t xml:space="preserve">Finance Infrastructure </w:t>
      </w:r>
    </w:p>
    <w:p w14:paraId="3056FCC7" w14:textId="77777777" w:rsidR="00EC66C5" w:rsidRDefault="00EC66C5" w:rsidP="00EC66C5">
      <w:pPr>
        <w:pStyle w:val="ListParagraph"/>
        <w:numPr>
          <w:ilvl w:val="2"/>
          <w:numId w:val="23"/>
        </w:numPr>
        <w:rPr>
          <w:lang w:val="en" w:eastAsia="de-DE"/>
        </w:rPr>
      </w:pPr>
      <w:r>
        <w:rPr>
          <w:lang w:val="en" w:eastAsia="de-DE"/>
        </w:rPr>
        <w:t xml:space="preserve">For all the Infrastructure components such as Control Tower, Control Tower Windows Service, Bot Runner, Bot Runner Windows Services, Database Server, Database windows services, Bot Creator, Bot Creator windows Services. </w:t>
      </w:r>
    </w:p>
    <w:p w14:paraId="142C2AA6" w14:textId="77777777" w:rsidR="00EC66C5" w:rsidRDefault="00EC66C5" w:rsidP="00EC66C5">
      <w:pPr>
        <w:pStyle w:val="ListParagraph"/>
        <w:numPr>
          <w:ilvl w:val="1"/>
          <w:numId w:val="23"/>
        </w:numPr>
        <w:rPr>
          <w:lang w:val="en" w:eastAsia="de-DE"/>
        </w:rPr>
      </w:pPr>
      <w:r>
        <w:rPr>
          <w:lang w:val="en" w:eastAsia="de-DE"/>
        </w:rPr>
        <w:t>Finance Business Process</w:t>
      </w:r>
      <w:r w:rsidRPr="00ED00C1">
        <w:rPr>
          <w:lang w:val="en" w:eastAsia="de-DE"/>
        </w:rPr>
        <w:t xml:space="preserve">  </w:t>
      </w:r>
    </w:p>
    <w:p w14:paraId="7D6CD94C" w14:textId="3E8965AB" w:rsidR="00EC66C5" w:rsidRDefault="00EC66C5" w:rsidP="00EC66C5">
      <w:pPr>
        <w:pStyle w:val="ListParagraph"/>
        <w:numPr>
          <w:ilvl w:val="2"/>
          <w:numId w:val="23"/>
        </w:numPr>
        <w:rPr>
          <w:lang w:val="en" w:eastAsia="de-DE"/>
        </w:rPr>
      </w:pPr>
      <w:r>
        <w:rPr>
          <w:lang w:val="en" w:eastAsia="de-DE"/>
        </w:rPr>
        <w:t xml:space="preserve">For all the Bot / Process, example:  </w:t>
      </w:r>
      <w:r w:rsidRPr="00536F43">
        <w:rPr>
          <w:lang w:val="en" w:eastAsia="de-DE"/>
        </w:rPr>
        <w:t>Account</w:t>
      </w:r>
      <w:r>
        <w:rPr>
          <w:lang w:val="en" w:eastAsia="de-DE"/>
        </w:rPr>
        <w:t xml:space="preserve"> </w:t>
      </w:r>
      <w:r w:rsidRPr="00536F43">
        <w:rPr>
          <w:lang w:val="en" w:eastAsia="de-DE"/>
        </w:rPr>
        <w:t>Reconciliation</w:t>
      </w:r>
      <w:r>
        <w:rPr>
          <w:lang w:val="en" w:eastAsia="de-DE"/>
        </w:rPr>
        <w:t xml:space="preserve"> Bot, Order Entry Bot, Order Processing Bot, Worker Order Bot</w:t>
      </w:r>
    </w:p>
    <w:p w14:paraId="13BB03B9" w14:textId="314D6137" w:rsidR="00EC66C5" w:rsidRDefault="00EC66C5" w:rsidP="00EC66C5">
      <w:pPr>
        <w:pStyle w:val="ListParagraph"/>
        <w:numPr>
          <w:ilvl w:val="0"/>
          <w:numId w:val="23"/>
        </w:numPr>
      </w:pPr>
      <w:r>
        <w:t xml:space="preserve">The Infosys RPA Control Center will display </w:t>
      </w:r>
      <w:r w:rsidR="00ED7403">
        <w:t>the portfolio</w:t>
      </w:r>
      <w:r>
        <w:t xml:space="preserve"> </w:t>
      </w:r>
      <w:r w:rsidR="00ED7403">
        <w:t>information’s</w:t>
      </w:r>
      <w:r>
        <w:t xml:space="preserve"> as mentioned in the Figure</w:t>
      </w:r>
      <w:r w:rsidR="00231C3C">
        <w:t xml:space="preserve"> 55</w:t>
      </w:r>
    </w:p>
    <w:p w14:paraId="5D7DC4A4" w14:textId="77777777" w:rsidR="00EC66C5" w:rsidRDefault="00EC66C5" w:rsidP="00EC66C5"/>
    <w:p w14:paraId="1ED76D84" w14:textId="77777777" w:rsidR="00147E23" w:rsidRDefault="003A1474" w:rsidP="00147E23">
      <w:pPr>
        <w:keepNext/>
      </w:pPr>
      <w:r>
        <w:rPr>
          <w:noProof/>
        </w:rPr>
        <w:drawing>
          <wp:inline distT="0" distB="0" distL="0" distR="0" wp14:anchorId="02EADAD8" wp14:editId="74BE7E83">
            <wp:extent cx="5724525" cy="2609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65DB282E" w14:textId="3392889D" w:rsidR="003A1474" w:rsidRPr="00B974B8" w:rsidRDefault="00147E23" w:rsidP="00147E23">
      <w:pPr>
        <w:pStyle w:val="Caption"/>
        <w:ind w:left="2880"/>
      </w:pPr>
      <w:r>
        <w:t xml:space="preserve">Figure </w:t>
      </w:r>
      <w:fldSimple w:instr=" SEQ Figure \* ARABIC ">
        <w:r w:rsidR="007D71FF">
          <w:rPr>
            <w:noProof/>
          </w:rPr>
          <w:t>55</w:t>
        </w:r>
      </w:fldSimple>
    </w:p>
    <w:p w14:paraId="14D095A0" w14:textId="2108CCE1" w:rsidR="007B0CEB" w:rsidRDefault="007B0CEB" w:rsidP="007B0CEB"/>
    <w:p w14:paraId="69A89E97" w14:textId="2B1BE0A1" w:rsidR="007B0CEB" w:rsidRDefault="00ED7403" w:rsidP="003709A5">
      <w:pPr>
        <w:pStyle w:val="ListParagraph"/>
        <w:numPr>
          <w:ilvl w:val="0"/>
          <w:numId w:val="23"/>
        </w:numPr>
      </w:pPr>
      <w:r>
        <w:t xml:space="preserve">After starting the monitoring process in the </w:t>
      </w:r>
      <w:proofErr w:type="spellStart"/>
      <w:r>
        <w:t>SuperBot</w:t>
      </w:r>
      <w:proofErr w:type="spellEnd"/>
      <w:r w:rsidR="003F0FF3">
        <w:t xml:space="preserve"> (Refer the </w:t>
      </w:r>
      <w:proofErr w:type="spellStart"/>
      <w:r w:rsidR="003F0FF3" w:rsidRPr="003F0FF3">
        <w:t>SuperBot_Installation_Documen</w:t>
      </w:r>
      <w:r w:rsidR="003F0FF3">
        <w:t>t</w:t>
      </w:r>
      <w:proofErr w:type="spellEnd"/>
      <w:r w:rsidR="003F0FF3">
        <w:t>, Section 7.3 (</w:t>
      </w:r>
      <w:r w:rsidR="003F0FF3" w:rsidRPr="003F0FF3">
        <w:t xml:space="preserve">Setting up </w:t>
      </w:r>
      <w:proofErr w:type="spellStart"/>
      <w:r w:rsidR="003F0FF3" w:rsidRPr="003F0FF3">
        <w:t>SuperBot</w:t>
      </w:r>
      <w:proofErr w:type="spellEnd"/>
      <w:r w:rsidR="003F0FF3" w:rsidRPr="003F0FF3">
        <w:t xml:space="preserve"> </w:t>
      </w:r>
      <w:proofErr w:type="spellStart"/>
      <w:r w:rsidR="003F0FF3" w:rsidRPr="003F0FF3">
        <w:t>HealthCheck</w:t>
      </w:r>
      <w:proofErr w:type="spellEnd"/>
      <w:r w:rsidR="003F0FF3" w:rsidRPr="003F0FF3">
        <w:t xml:space="preserve">   Task</w:t>
      </w:r>
      <w:r w:rsidR="003F0FF3">
        <w:t>) and Step # 12)</w:t>
      </w:r>
      <w:r>
        <w:t xml:space="preserve">, Dashboard will </w:t>
      </w:r>
      <w:r w:rsidR="00D11E76">
        <w:t xml:space="preserve">start </w:t>
      </w:r>
      <w:r>
        <w:t xml:space="preserve">display </w:t>
      </w:r>
      <w:r w:rsidR="00D11E76">
        <w:t xml:space="preserve">the </w:t>
      </w:r>
      <w:r>
        <w:t xml:space="preserve">health of the components </w:t>
      </w:r>
      <w:r w:rsidR="00D11E76">
        <w:t>like below</w:t>
      </w:r>
    </w:p>
    <w:p w14:paraId="67147A06" w14:textId="225526BD" w:rsidR="00D11E76" w:rsidRDefault="00D11E76" w:rsidP="00D11E76">
      <w:pPr>
        <w:pStyle w:val="ListParagraph"/>
        <w:numPr>
          <w:ilvl w:val="1"/>
          <w:numId w:val="23"/>
        </w:numPr>
      </w:pPr>
      <w:r>
        <w:t>All the infrastructure components are displayed under Finance Infrastructure Portfolio</w:t>
      </w:r>
      <w:r w:rsidR="005256D5">
        <w:t xml:space="preserve"> as mentioned in the Figure 56</w:t>
      </w:r>
    </w:p>
    <w:p w14:paraId="0E054C3B" w14:textId="77777777" w:rsidR="00D11E76" w:rsidRDefault="00D11E76" w:rsidP="00D11E76">
      <w:pPr>
        <w:pStyle w:val="ListParagraph"/>
        <w:ind w:left="1440"/>
      </w:pPr>
    </w:p>
    <w:p w14:paraId="5B8508A1" w14:textId="197B5E77" w:rsidR="00D243BE" w:rsidRDefault="005F4A9F" w:rsidP="005F4A9F">
      <w:pPr>
        <w:keepNext/>
        <w:ind w:left="720"/>
      </w:pPr>
      <w:r>
        <w:rPr>
          <w:noProof/>
        </w:rPr>
        <w:lastRenderedPageBreak/>
        <w:drawing>
          <wp:inline distT="0" distB="0" distL="0" distR="0" wp14:anchorId="6A2C555B" wp14:editId="20A949A7">
            <wp:extent cx="5733415" cy="290449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3415" cy="2904490"/>
                    </a:xfrm>
                    <a:prstGeom prst="rect">
                      <a:avLst/>
                    </a:prstGeom>
                    <a:noFill/>
                    <a:ln>
                      <a:noFill/>
                    </a:ln>
                  </pic:spPr>
                </pic:pic>
              </a:graphicData>
            </a:graphic>
          </wp:inline>
        </w:drawing>
      </w:r>
    </w:p>
    <w:p w14:paraId="19A8FC68" w14:textId="482C5A3A" w:rsidR="00D243BE" w:rsidRDefault="00D243BE" w:rsidP="00D243BE">
      <w:pPr>
        <w:pStyle w:val="Caption"/>
        <w:ind w:left="720"/>
        <w:jc w:val="center"/>
      </w:pPr>
      <w:r>
        <w:t xml:space="preserve">Figure </w:t>
      </w:r>
      <w:fldSimple w:instr=" SEQ Figure \* ARABIC ">
        <w:r w:rsidR="007D71FF">
          <w:rPr>
            <w:noProof/>
          </w:rPr>
          <w:t>56</w:t>
        </w:r>
      </w:fldSimple>
    </w:p>
    <w:p w14:paraId="0D4D231D" w14:textId="56D243EF" w:rsidR="00D11E76" w:rsidRDefault="00D11E76" w:rsidP="00D11E76">
      <w:pPr>
        <w:pStyle w:val="ListParagraph"/>
        <w:ind w:left="1440"/>
      </w:pPr>
      <w:r>
        <w:t xml:space="preserve">  </w:t>
      </w:r>
    </w:p>
    <w:p w14:paraId="4B7C23D6" w14:textId="361666E4" w:rsidR="00D11E76" w:rsidRPr="007B0CEB" w:rsidRDefault="00D11E76" w:rsidP="00D11E76"/>
    <w:p w14:paraId="6AADD83C" w14:textId="2D55FDEC" w:rsidR="00D11E76" w:rsidRDefault="00D11E76" w:rsidP="00D11E76">
      <w:pPr>
        <w:pStyle w:val="ListParagraph"/>
        <w:numPr>
          <w:ilvl w:val="1"/>
          <w:numId w:val="23"/>
        </w:numPr>
      </w:pPr>
      <w:r>
        <w:t>All the Bot components are displayed under Finance Business Process Portfolio</w:t>
      </w:r>
      <w:r w:rsidR="005256D5">
        <w:t xml:space="preserve"> as mentioned in the Figure 57</w:t>
      </w:r>
    </w:p>
    <w:p w14:paraId="13479DA0" w14:textId="28B53E54" w:rsidR="00D243BE" w:rsidRDefault="00D243BE" w:rsidP="00D243BE">
      <w:pPr>
        <w:pStyle w:val="ListParagraph"/>
        <w:ind w:left="1440"/>
      </w:pPr>
    </w:p>
    <w:p w14:paraId="07E84FC2" w14:textId="2A374955" w:rsidR="00D243BE" w:rsidRDefault="000E3E35" w:rsidP="000E3E35">
      <w:pPr>
        <w:keepNext/>
        <w:ind w:left="720"/>
      </w:pPr>
      <w:r>
        <w:rPr>
          <w:noProof/>
        </w:rPr>
        <w:drawing>
          <wp:inline distT="0" distB="0" distL="0" distR="0" wp14:anchorId="66F4D201" wp14:editId="0B9D3CEF">
            <wp:extent cx="5733415" cy="2276475"/>
            <wp:effectExtent l="0" t="0" r="63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3415" cy="2276475"/>
                    </a:xfrm>
                    <a:prstGeom prst="rect">
                      <a:avLst/>
                    </a:prstGeom>
                    <a:noFill/>
                    <a:ln>
                      <a:noFill/>
                    </a:ln>
                  </pic:spPr>
                </pic:pic>
              </a:graphicData>
            </a:graphic>
          </wp:inline>
        </w:drawing>
      </w:r>
    </w:p>
    <w:p w14:paraId="4C24E0B3" w14:textId="3A82F687" w:rsidR="00D243BE" w:rsidRDefault="00D243BE" w:rsidP="00D243BE">
      <w:pPr>
        <w:pStyle w:val="Caption"/>
        <w:jc w:val="center"/>
      </w:pPr>
      <w:r>
        <w:t xml:space="preserve">Figure </w:t>
      </w:r>
      <w:fldSimple w:instr=" SEQ Figure \* ARABIC ">
        <w:r w:rsidR="007D71FF">
          <w:rPr>
            <w:noProof/>
          </w:rPr>
          <w:t>57</w:t>
        </w:r>
      </w:fldSimple>
    </w:p>
    <w:p w14:paraId="2AF6AD7D" w14:textId="77777777" w:rsidR="00D11E76" w:rsidRDefault="00D11E76" w:rsidP="00D11E76">
      <w:pPr>
        <w:pStyle w:val="ListParagraph"/>
        <w:ind w:left="1440"/>
      </w:pPr>
    </w:p>
    <w:p w14:paraId="00BD0841" w14:textId="3BFEE7D9" w:rsidR="00BF55BE" w:rsidRDefault="00BF55BE" w:rsidP="00BF55BE">
      <w:pPr>
        <w:pStyle w:val="ListParagraph"/>
        <w:numPr>
          <w:ilvl w:val="1"/>
          <w:numId w:val="23"/>
        </w:numPr>
      </w:pPr>
      <w:r>
        <w:t xml:space="preserve">If the user </w:t>
      </w:r>
      <w:r w:rsidR="00A00200">
        <w:t xml:space="preserve">clicks the Component Health card, it will display health of the component </w:t>
      </w:r>
      <w:r w:rsidR="00FB489B">
        <w:t>as mentioned in the Figure 58</w:t>
      </w:r>
    </w:p>
    <w:p w14:paraId="6DCF9B79" w14:textId="77777777" w:rsidR="00A00200" w:rsidRDefault="00A00200" w:rsidP="00A00200">
      <w:pPr>
        <w:pStyle w:val="ListParagraph"/>
      </w:pPr>
    </w:p>
    <w:p w14:paraId="52DC9697" w14:textId="77777777" w:rsidR="00191BCA" w:rsidRDefault="00191BCA" w:rsidP="00191BCA">
      <w:pPr>
        <w:keepNext/>
        <w:ind w:left="1080"/>
      </w:pPr>
      <w:r>
        <w:rPr>
          <w:noProof/>
        </w:rPr>
        <w:drawing>
          <wp:inline distT="0" distB="0" distL="0" distR="0" wp14:anchorId="1E12FBC4" wp14:editId="57166521">
            <wp:extent cx="4467225" cy="22670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474061" cy="2270530"/>
                    </a:xfrm>
                    <a:prstGeom prst="rect">
                      <a:avLst/>
                    </a:prstGeom>
                    <a:noFill/>
                    <a:ln>
                      <a:noFill/>
                    </a:ln>
                  </pic:spPr>
                </pic:pic>
              </a:graphicData>
            </a:graphic>
          </wp:inline>
        </w:drawing>
      </w:r>
    </w:p>
    <w:p w14:paraId="5D314284" w14:textId="1F2017D3" w:rsidR="00672F55" w:rsidRPr="00672F55" w:rsidRDefault="00191BCA" w:rsidP="00191BCA">
      <w:pPr>
        <w:pStyle w:val="Caption"/>
        <w:jc w:val="center"/>
      </w:pPr>
      <w:r>
        <w:t xml:space="preserve">Figure </w:t>
      </w:r>
      <w:fldSimple w:instr=" SEQ Figure \* ARABIC ">
        <w:r w:rsidR="007D71FF">
          <w:rPr>
            <w:noProof/>
          </w:rPr>
          <w:t>58</w:t>
        </w:r>
      </w:fldSimple>
    </w:p>
    <w:p w14:paraId="2C3082B8" w14:textId="63511B80" w:rsidR="00A60BA2" w:rsidRDefault="00A60BA2" w:rsidP="00A60BA2">
      <w:pPr>
        <w:pStyle w:val="ListParagraph"/>
        <w:numPr>
          <w:ilvl w:val="1"/>
          <w:numId w:val="23"/>
        </w:numPr>
      </w:pPr>
      <w:r>
        <w:t xml:space="preserve">If the user expands any of the components it displays the details of the components </w:t>
      </w:r>
      <w:r w:rsidR="00FB489B">
        <w:t>as mentioned in the Figure 59</w:t>
      </w:r>
    </w:p>
    <w:p w14:paraId="70A52C60" w14:textId="77777777" w:rsidR="00A60BA2" w:rsidRDefault="00A60BA2" w:rsidP="00A60BA2">
      <w:pPr>
        <w:keepNext/>
        <w:ind w:left="1080"/>
      </w:pPr>
      <w:r>
        <w:rPr>
          <w:noProof/>
        </w:rPr>
        <w:drawing>
          <wp:inline distT="0" distB="0" distL="0" distR="0" wp14:anchorId="41D62387" wp14:editId="67986AD9">
            <wp:extent cx="5314950" cy="2157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36249" cy="2166464"/>
                    </a:xfrm>
                    <a:prstGeom prst="rect">
                      <a:avLst/>
                    </a:prstGeom>
                    <a:noFill/>
                    <a:ln>
                      <a:noFill/>
                    </a:ln>
                  </pic:spPr>
                </pic:pic>
              </a:graphicData>
            </a:graphic>
          </wp:inline>
        </w:drawing>
      </w:r>
    </w:p>
    <w:p w14:paraId="2C062AB1" w14:textId="5805A3A4" w:rsidR="00672F55" w:rsidRDefault="00A60BA2" w:rsidP="00A60BA2">
      <w:pPr>
        <w:pStyle w:val="Caption"/>
        <w:jc w:val="center"/>
      </w:pPr>
      <w:r>
        <w:t xml:space="preserve">Figure </w:t>
      </w:r>
      <w:fldSimple w:instr=" SEQ Figure \* ARABIC ">
        <w:r w:rsidR="007D71FF">
          <w:rPr>
            <w:noProof/>
          </w:rPr>
          <w:t>59</w:t>
        </w:r>
      </w:fldSimple>
    </w:p>
    <w:p w14:paraId="198FF171" w14:textId="77777777" w:rsidR="00A60BA2" w:rsidRPr="00672F55" w:rsidRDefault="00A60BA2" w:rsidP="00A60BA2">
      <w:pPr>
        <w:ind w:left="1080"/>
      </w:pPr>
    </w:p>
    <w:sectPr w:rsidR="00A60BA2" w:rsidRPr="00672F55" w:rsidSect="00131337">
      <w:headerReference w:type="default" r:id="rId82"/>
      <w:footerReference w:type="default" r:id="rId83"/>
      <w:pgSz w:w="11909" w:h="16834"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7C8A7" w14:textId="77777777" w:rsidR="00BF474B" w:rsidRDefault="00BF474B">
      <w:r>
        <w:separator/>
      </w:r>
    </w:p>
  </w:endnote>
  <w:endnote w:type="continuationSeparator" w:id="0">
    <w:p w14:paraId="420FE171" w14:textId="77777777" w:rsidR="00BF474B" w:rsidRDefault="00BF4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ms Rmn">
    <w:panose1 w:val="020206030405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33F77" w14:textId="77777777" w:rsidR="003709A5" w:rsidRDefault="003709A5" w:rsidP="008B539E">
    <w:pPr>
      <w:jc w:val="center"/>
    </w:pPr>
  </w:p>
  <w:p w14:paraId="72E67D03" w14:textId="77777777" w:rsidR="003709A5" w:rsidRDefault="003709A5" w:rsidP="008B539E"/>
  <w:p w14:paraId="0F56D28E" w14:textId="77777777" w:rsidR="003709A5" w:rsidRDefault="003709A5" w:rsidP="008B539E">
    <w:pPr>
      <w:pStyle w:val="Footer"/>
    </w:pPr>
  </w:p>
  <w:p w14:paraId="10D84BCF" w14:textId="77777777" w:rsidR="003709A5" w:rsidRDefault="003709A5" w:rsidP="008B539E"/>
  <w:p w14:paraId="54E0FCD8" w14:textId="1497C338" w:rsidR="003709A5" w:rsidRDefault="003709A5" w:rsidP="008B539E">
    <w:pPr>
      <w:pStyle w:val="Footer"/>
      <w:pBdr>
        <w:top w:val="single" w:sz="6" w:space="1" w:color="auto"/>
      </w:pBdr>
      <w:tabs>
        <w:tab w:val="clear" w:pos="4320"/>
        <w:tab w:val="clear" w:pos="8640"/>
        <w:tab w:val="right" w:pos="9029"/>
      </w:tabs>
      <w:rPr>
        <w:bCs/>
        <w:color w:val="000000" w:themeColor="text1"/>
        <w:sz w:val="20"/>
      </w:rPr>
    </w:pPr>
    <w:r w:rsidRPr="00F00E12">
      <w:rPr>
        <w:bCs/>
        <w:color w:val="000000" w:themeColor="text1"/>
        <w:sz w:val="20"/>
      </w:rPr>
      <w:t xml:space="preserve">© </w:t>
    </w:r>
    <w:r w:rsidR="00215F82">
      <w:rPr>
        <w:bCs/>
        <w:color w:val="000000" w:themeColor="text1"/>
        <w:sz w:val="20"/>
      </w:rPr>
      <w:t xml:space="preserve">2019 - </w:t>
    </w:r>
    <w:r w:rsidRPr="00F00E12">
      <w:rPr>
        <w:bCs/>
        <w:color w:val="000000" w:themeColor="text1"/>
        <w:sz w:val="20"/>
      </w:rPr>
      <w:t>20</w:t>
    </w:r>
    <w:r>
      <w:rPr>
        <w:bCs/>
        <w:color w:val="000000" w:themeColor="text1"/>
        <w:sz w:val="20"/>
      </w:rPr>
      <w:t>21</w:t>
    </w:r>
    <w:r w:rsidRPr="00F00E12">
      <w:rPr>
        <w:bCs/>
        <w:color w:val="000000" w:themeColor="text1"/>
        <w:sz w:val="20"/>
      </w:rPr>
      <w:t xml:space="preserve"> Infosys Limited, India</w:t>
    </w:r>
    <w:r>
      <w:rPr>
        <w:b/>
        <w:bCs/>
        <w:color w:val="000000" w:themeColor="text1"/>
        <w:sz w:val="20"/>
        <w:lang w:val="en-GB"/>
      </w:rPr>
      <w:t xml:space="preserve">    </w:t>
    </w:r>
    <w:r>
      <w:rPr>
        <w:bCs/>
        <w:color w:val="000000" w:themeColor="text1"/>
        <w:sz w:val="20"/>
      </w:rPr>
      <w:t xml:space="preserve">                              Internal</w:t>
    </w:r>
    <w:r w:rsidRPr="00E42575">
      <w:rPr>
        <w:b/>
        <w:bCs/>
        <w:color w:val="000000" w:themeColor="text1"/>
        <w:sz w:val="20"/>
      </w:rPr>
      <w:t xml:space="preserve">    </w:t>
    </w:r>
    <w:r w:rsidRPr="00E42575">
      <w:rPr>
        <w:bCs/>
        <w:color w:val="000000" w:themeColor="text1"/>
        <w:sz w:val="20"/>
      </w:rPr>
      <w:t xml:space="preserve">            </w:t>
    </w:r>
    <w:r w:rsidRPr="00E42575">
      <w:rPr>
        <w:bCs/>
        <w:color w:val="000000" w:themeColor="text1"/>
        <w:sz w:val="20"/>
      </w:rPr>
      <w:tab/>
      <w:t>Rev:</w:t>
    </w:r>
    <w:r>
      <w:rPr>
        <w:bCs/>
        <w:color w:val="000000" w:themeColor="text1"/>
        <w:sz w:val="20"/>
      </w:rPr>
      <w:t xml:space="preserve"> 0.3</w:t>
    </w:r>
    <w:r w:rsidRPr="00E42575">
      <w:rPr>
        <w:vanish/>
        <w:color w:val="000000" w:themeColor="text1"/>
        <w:sz w:val="20"/>
      </w:rPr>
      <w:t xml:space="preserve"> </w:t>
    </w:r>
  </w:p>
  <w:p w14:paraId="704A82A7" w14:textId="77777777" w:rsidR="003709A5" w:rsidRPr="00E42575" w:rsidRDefault="003709A5" w:rsidP="008B539E">
    <w:pPr>
      <w:pStyle w:val="Footer"/>
      <w:pBdr>
        <w:top w:val="single" w:sz="6" w:space="1" w:color="auto"/>
      </w:pBdr>
      <w:tabs>
        <w:tab w:val="clear" w:pos="4320"/>
        <w:tab w:val="clear" w:pos="8640"/>
        <w:tab w:val="right" w:pos="9029"/>
      </w:tabs>
      <w:rPr>
        <w:vanish/>
        <w:color w:val="000000" w:themeColor="text1"/>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DA079" w14:textId="77777777" w:rsidR="00BF474B" w:rsidRDefault="00BF474B">
      <w:r>
        <w:separator/>
      </w:r>
    </w:p>
  </w:footnote>
  <w:footnote w:type="continuationSeparator" w:id="0">
    <w:p w14:paraId="02F41D0F" w14:textId="77777777" w:rsidR="00BF474B" w:rsidRDefault="00BF47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20C3D" w14:textId="7DCB5C6A" w:rsidR="003709A5" w:rsidRDefault="003709A5" w:rsidP="005E05C2">
    <w:pPr>
      <w:jc w:val="center"/>
    </w:pPr>
    <w:r w:rsidRPr="00624251">
      <w:rPr>
        <w:b/>
        <w:sz w:val="32"/>
        <w:szCs w:val="20"/>
      </w:rPr>
      <w:t>Infosys Resource Configurat</w:t>
    </w:r>
    <w:r w:rsidR="003C1A3D">
      <w:rPr>
        <w:b/>
        <w:sz w:val="32"/>
        <w:szCs w:val="20"/>
      </w:rPr>
      <w:t>or</w:t>
    </w:r>
    <w:r w:rsidRPr="00624251">
      <w:rPr>
        <w:b/>
        <w:sz w:val="32"/>
        <w:szCs w:val="20"/>
      </w:rPr>
      <w:t xml:space="preserve"> – RPA Platform Configuration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38AA4ACE"/>
    <w:lvl w:ilvl="0">
      <w:start w:val="1"/>
      <w:numFmt w:val="decimal"/>
      <w:pStyle w:val="Heading1"/>
      <w:lvlText w:val="%1."/>
      <w:legacy w:legacy="1" w:legacySpace="144" w:legacyIndent="0"/>
      <w:lvlJc w:val="left"/>
      <w:rPr>
        <w:sz w:val="32"/>
        <w:szCs w:val="32"/>
      </w:rPr>
    </w:lvl>
    <w:lvl w:ilvl="1">
      <w:start w:val="1"/>
      <w:numFmt w:val="decimal"/>
      <w:pStyle w:val="Heading2"/>
      <w:lvlText w:val="%1.%2"/>
      <w:legacy w:legacy="1" w:legacySpace="144" w:legacyIndent="0"/>
      <w:lvlJc w:val="left"/>
      <w:rPr>
        <w:b/>
        <w:bCs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F344D0"/>
    <w:multiLevelType w:val="hybridMultilevel"/>
    <w:tmpl w:val="5884221C"/>
    <w:lvl w:ilvl="0" w:tplc="FFFFFFFF">
      <w:start w:val="1"/>
      <w:numFmt w:val="bullet"/>
      <w:pStyle w:val="dotbullets"/>
      <w:lvlText w:val=""/>
      <w:lvlJc w:val="left"/>
      <w:pPr>
        <w:tabs>
          <w:tab w:val="num" w:pos="1080"/>
        </w:tabs>
        <w:ind w:left="1080" w:hanging="360"/>
      </w:pPr>
      <w:rPr>
        <w:rFonts w:ascii="Symbol" w:hAnsi="Symbol" w:hint="default"/>
        <w:color w:val="auto"/>
      </w:rPr>
    </w:lvl>
    <w:lvl w:ilvl="1" w:tplc="FFFFFFFF" w:tentative="1">
      <w:start w:val="1"/>
      <w:numFmt w:val="bullet"/>
      <w:lvlText w:val="o"/>
      <w:lvlJc w:val="left"/>
      <w:pPr>
        <w:tabs>
          <w:tab w:val="num" w:pos="1872"/>
        </w:tabs>
        <w:ind w:left="1872" w:hanging="360"/>
      </w:pPr>
      <w:rPr>
        <w:rFonts w:ascii="Courier New" w:hAnsi="Courier New" w:hint="default"/>
      </w:rPr>
    </w:lvl>
    <w:lvl w:ilvl="2" w:tplc="FFFFFFFF" w:tentative="1">
      <w:start w:val="1"/>
      <w:numFmt w:val="bullet"/>
      <w:lvlText w:val=""/>
      <w:lvlJc w:val="left"/>
      <w:pPr>
        <w:tabs>
          <w:tab w:val="num" w:pos="2592"/>
        </w:tabs>
        <w:ind w:left="2592" w:hanging="360"/>
      </w:pPr>
      <w:rPr>
        <w:rFonts w:ascii="Wingdings" w:hAnsi="Wingdings" w:hint="default"/>
      </w:rPr>
    </w:lvl>
    <w:lvl w:ilvl="3" w:tplc="FFFFFFFF" w:tentative="1">
      <w:start w:val="1"/>
      <w:numFmt w:val="bullet"/>
      <w:lvlText w:val=""/>
      <w:lvlJc w:val="left"/>
      <w:pPr>
        <w:tabs>
          <w:tab w:val="num" w:pos="3312"/>
        </w:tabs>
        <w:ind w:left="3312" w:hanging="360"/>
      </w:pPr>
      <w:rPr>
        <w:rFonts w:ascii="Symbol" w:hAnsi="Symbol" w:hint="default"/>
      </w:rPr>
    </w:lvl>
    <w:lvl w:ilvl="4" w:tplc="FFFFFFFF" w:tentative="1">
      <w:start w:val="1"/>
      <w:numFmt w:val="bullet"/>
      <w:lvlText w:val="o"/>
      <w:lvlJc w:val="left"/>
      <w:pPr>
        <w:tabs>
          <w:tab w:val="num" w:pos="4032"/>
        </w:tabs>
        <w:ind w:left="4032" w:hanging="360"/>
      </w:pPr>
      <w:rPr>
        <w:rFonts w:ascii="Courier New" w:hAnsi="Courier New" w:hint="default"/>
      </w:rPr>
    </w:lvl>
    <w:lvl w:ilvl="5" w:tplc="FFFFFFFF" w:tentative="1">
      <w:start w:val="1"/>
      <w:numFmt w:val="bullet"/>
      <w:lvlText w:val=""/>
      <w:lvlJc w:val="left"/>
      <w:pPr>
        <w:tabs>
          <w:tab w:val="num" w:pos="4752"/>
        </w:tabs>
        <w:ind w:left="4752" w:hanging="360"/>
      </w:pPr>
      <w:rPr>
        <w:rFonts w:ascii="Wingdings" w:hAnsi="Wingdings" w:hint="default"/>
      </w:rPr>
    </w:lvl>
    <w:lvl w:ilvl="6" w:tplc="FFFFFFFF" w:tentative="1">
      <w:start w:val="1"/>
      <w:numFmt w:val="bullet"/>
      <w:lvlText w:val=""/>
      <w:lvlJc w:val="left"/>
      <w:pPr>
        <w:tabs>
          <w:tab w:val="num" w:pos="5472"/>
        </w:tabs>
        <w:ind w:left="5472" w:hanging="360"/>
      </w:pPr>
      <w:rPr>
        <w:rFonts w:ascii="Symbol" w:hAnsi="Symbol" w:hint="default"/>
      </w:rPr>
    </w:lvl>
    <w:lvl w:ilvl="7" w:tplc="FFFFFFFF" w:tentative="1">
      <w:start w:val="1"/>
      <w:numFmt w:val="bullet"/>
      <w:lvlText w:val="o"/>
      <w:lvlJc w:val="left"/>
      <w:pPr>
        <w:tabs>
          <w:tab w:val="num" w:pos="6192"/>
        </w:tabs>
        <w:ind w:left="6192" w:hanging="360"/>
      </w:pPr>
      <w:rPr>
        <w:rFonts w:ascii="Courier New" w:hAnsi="Courier New" w:hint="default"/>
      </w:rPr>
    </w:lvl>
    <w:lvl w:ilvl="8" w:tplc="FFFFFFFF" w:tentative="1">
      <w:start w:val="1"/>
      <w:numFmt w:val="bullet"/>
      <w:lvlText w:val=""/>
      <w:lvlJc w:val="left"/>
      <w:pPr>
        <w:tabs>
          <w:tab w:val="num" w:pos="6912"/>
        </w:tabs>
        <w:ind w:left="6912" w:hanging="360"/>
      </w:pPr>
      <w:rPr>
        <w:rFonts w:ascii="Wingdings" w:hAnsi="Wingdings" w:hint="default"/>
      </w:rPr>
    </w:lvl>
  </w:abstractNum>
  <w:abstractNum w:abstractNumId="2" w15:restartNumberingAfterBreak="0">
    <w:nsid w:val="07F1602F"/>
    <w:multiLevelType w:val="hybridMultilevel"/>
    <w:tmpl w:val="5B2E5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25338"/>
    <w:multiLevelType w:val="hybridMultilevel"/>
    <w:tmpl w:val="90241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379CA"/>
    <w:multiLevelType w:val="hybridMultilevel"/>
    <w:tmpl w:val="FD22B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32E5"/>
    <w:multiLevelType w:val="hybridMultilevel"/>
    <w:tmpl w:val="138C5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0125B"/>
    <w:multiLevelType w:val="hybridMultilevel"/>
    <w:tmpl w:val="BEDA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961286"/>
    <w:multiLevelType w:val="hybridMultilevel"/>
    <w:tmpl w:val="F086D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9">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E21CF5"/>
    <w:multiLevelType w:val="hybridMultilevel"/>
    <w:tmpl w:val="41C6B0C6"/>
    <w:lvl w:ilvl="0" w:tplc="04090003">
      <w:start w:val="1"/>
      <w:numFmt w:val="bullet"/>
      <w:lvlText w:val="o"/>
      <w:lvlJc w:val="left"/>
      <w:pPr>
        <w:ind w:left="1800" w:hanging="360"/>
      </w:pPr>
      <w:rPr>
        <w:rFonts w:ascii="Courier New" w:hAnsi="Courier New" w:cs="Courier New" w:hint="default"/>
      </w:rPr>
    </w:lvl>
    <w:lvl w:ilvl="1" w:tplc="0409000F">
      <w:start w:val="1"/>
      <w:numFmt w:val="decimal"/>
      <w:lvlText w:val="%2."/>
      <w:lvlJc w:val="left"/>
      <w:pPr>
        <w:ind w:left="2520" w:hanging="360"/>
      </w:pPr>
      <w:rPr>
        <w:rFont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B9555D7"/>
    <w:multiLevelType w:val="hybridMultilevel"/>
    <w:tmpl w:val="5F6878D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BB6A83"/>
    <w:multiLevelType w:val="hybridMultilevel"/>
    <w:tmpl w:val="F9F27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A6899"/>
    <w:multiLevelType w:val="singleLevel"/>
    <w:tmpl w:val="1CF4FF9E"/>
    <w:lvl w:ilvl="0">
      <w:start w:val="1"/>
      <w:numFmt w:val="decimal"/>
      <w:pStyle w:val="Reference"/>
      <w:lvlText w:val="[%1]"/>
      <w:lvlJc w:val="left"/>
      <w:pPr>
        <w:tabs>
          <w:tab w:val="num" w:pos="1008"/>
        </w:tabs>
        <w:ind w:left="1008" w:hanging="1008"/>
      </w:pPr>
    </w:lvl>
  </w:abstractNum>
  <w:abstractNum w:abstractNumId="12" w15:restartNumberingAfterBreak="0">
    <w:nsid w:val="23D67CCE"/>
    <w:multiLevelType w:val="hybridMultilevel"/>
    <w:tmpl w:val="6A92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335F66"/>
    <w:multiLevelType w:val="hybridMultilevel"/>
    <w:tmpl w:val="4C4C822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5676D0"/>
    <w:multiLevelType w:val="hybridMultilevel"/>
    <w:tmpl w:val="A1F233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AF14C8"/>
    <w:multiLevelType w:val="hybridMultilevel"/>
    <w:tmpl w:val="800E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D540F"/>
    <w:multiLevelType w:val="hybridMultilevel"/>
    <w:tmpl w:val="39E4463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EC15246"/>
    <w:multiLevelType w:val="hybridMultilevel"/>
    <w:tmpl w:val="90F44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B76D6"/>
    <w:multiLevelType w:val="hybridMultilevel"/>
    <w:tmpl w:val="138C5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57B57"/>
    <w:multiLevelType w:val="hybridMultilevel"/>
    <w:tmpl w:val="F6523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8B3618"/>
    <w:multiLevelType w:val="hybridMultilevel"/>
    <w:tmpl w:val="0C441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E179D8"/>
    <w:multiLevelType w:val="hybridMultilevel"/>
    <w:tmpl w:val="4044CB1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4412A92"/>
    <w:multiLevelType w:val="hybridMultilevel"/>
    <w:tmpl w:val="B88668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535391E"/>
    <w:multiLevelType w:val="hybridMultilevel"/>
    <w:tmpl w:val="F38A8426"/>
    <w:lvl w:ilvl="0" w:tplc="21ECDC6C">
      <w:start w:val="1"/>
      <w:numFmt w:val="bullet"/>
      <w:pStyle w:val="BulletedList"/>
      <w:lvlText w:val=""/>
      <w:lvlJc w:val="left"/>
      <w:pPr>
        <w:tabs>
          <w:tab w:val="num" w:pos="360"/>
        </w:tabs>
        <w:ind w:left="432" w:hanging="43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443337"/>
    <w:multiLevelType w:val="hybridMultilevel"/>
    <w:tmpl w:val="057CC832"/>
    <w:lvl w:ilvl="0" w:tplc="DCF4208C">
      <w:start w:val="1"/>
      <w:numFmt w:val="bullet"/>
      <w:lvlText w:val="•"/>
      <w:lvlJc w:val="left"/>
      <w:pPr>
        <w:tabs>
          <w:tab w:val="num" w:pos="720"/>
        </w:tabs>
        <w:ind w:left="720" w:hanging="360"/>
      </w:pPr>
      <w:rPr>
        <w:rFonts w:ascii="Arial" w:hAnsi="Arial" w:hint="default"/>
      </w:rPr>
    </w:lvl>
    <w:lvl w:ilvl="1" w:tplc="01E2B61E" w:tentative="1">
      <w:start w:val="1"/>
      <w:numFmt w:val="bullet"/>
      <w:lvlText w:val="•"/>
      <w:lvlJc w:val="left"/>
      <w:pPr>
        <w:tabs>
          <w:tab w:val="num" w:pos="1440"/>
        </w:tabs>
        <w:ind w:left="1440" w:hanging="360"/>
      </w:pPr>
      <w:rPr>
        <w:rFonts w:ascii="Arial" w:hAnsi="Arial" w:hint="default"/>
      </w:rPr>
    </w:lvl>
    <w:lvl w:ilvl="2" w:tplc="5008D2CC">
      <w:start w:val="1"/>
      <w:numFmt w:val="bullet"/>
      <w:lvlText w:val="•"/>
      <w:lvlJc w:val="left"/>
      <w:pPr>
        <w:tabs>
          <w:tab w:val="num" w:pos="2160"/>
        </w:tabs>
        <w:ind w:left="2160" w:hanging="360"/>
      </w:pPr>
      <w:rPr>
        <w:rFonts w:ascii="Arial" w:hAnsi="Arial" w:hint="default"/>
      </w:rPr>
    </w:lvl>
    <w:lvl w:ilvl="3" w:tplc="769C9A60" w:tentative="1">
      <w:start w:val="1"/>
      <w:numFmt w:val="bullet"/>
      <w:lvlText w:val="•"/>
      <w:lvlJc w:val="left"/>
      <w:pPr>
        <w:tabs>
          <w:tab w:val="num" w:pos="2880"/>
        </w:tabs>
        <w:ind w:left="2880" w:hanging="360"/>
      </w:pPr>
      <w:rPr>
        <w:rFonts w:ascii="Arial" w:hAnsi="Arial" w:hint="default"/>
      </w:rPr>
    </w:lvl>
    <w:lvl w:ilvl="4" w:tplc="BB02C3AA" w:tentative="1">
      <w:start w:val="1"/>
      <w:numFmt w:val="bullet"/>
      <w:lvlText w:val="•"/>
      <w:lvlJc w:val="left"/>
      <w:pPr>
        <w:tabs>
          <w:tab w:val="num" w:pos="3600"/>
        </w:tabs>
        <w:ind w:left="3600" w:hanging="360"/>
      </w:pPr>
      <w:rPr>
        <w:rFonts w:ascii="Arial" w:hAnsi="Arial" w:hint="default"/>
      </w:rPr>
    </w:lvl>
    <w:lvl w:ilvl="5" w:tplc="0B669780" w:tentative="1">
      <w:start w:val="1"/>
      <w:numFmt w:val="bullet"/>
      <w:lvlText w:val="•"/>
      <w:lvlJc w:val="left"/>
      <w:pPr>
        <w:tabs>
          <w:tab w:val="num" w:pos="4320"/>
        </w:tabs>
        <w:ind w:left="4320" w:hanging="360"/>
      </w:pPr>
      <w:rPr>
        <w:rFonts w:ascii="Arial" w:hAnsi="Arial" w:hint="default"/>
      </w:rPr>
    </w:lvl>
    <w:lvl w:ilvl="6" w:tplc="72046794" w:tentative="1">
      <w:start w:val="1"/>
      <w:numFmt w:val="bullet"/>
      <w:lvlText w:val="•"/>
      <w:lvlJc w:val="left"/>
      <w:pPr>
        <w:tabs>
          <w:tab w:val="num" w:pos="5040"/>
        </w:tabs>
        <w:ind w:left="5040" w:hanging="360"/>
      </w:pPr>
      <w:rPr>
        <w:rFonts w:ascii="Arial" w:hAnsi="Arial" w:hint="default"/>
      </w:rPr>
    </w:lvl>
    <w:lvl w:ilvl="7" w:tplc="FD403B24" w:tentative="1">
      <w:start w:val="1"/>
      <w:numFmt w:val="bullet"/>
      <w:lvlText w:val="•"/>
      <w:lvlJc w:val="left"/>
      <w:pPr>
        <w:tabs>
          <w:tab w:val="num" w:pos="5760"/>
        </w:tabs>
        <w:ind w:left="5760" w:hanging="360"/>
      </w:pPr>
      <w:rPr>
        <w:rFonts w:ascii="Arial" w:hAnsi="Arial" w:hint="default"/>
      </w:rPr>
    </w:lvl>
    <w:lvl w:ilvl="8" w:tplc="58286F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82A4315"/>
    <w:multiLevelType w:val="hybridMultilevel"/>
    <w:tmpl w:val="C6147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CC5BC5"/>
    <w:multiLevelType w:val="hybridMultilevel"/>
    <w:tmpl w:val="CC125064"/>
    <w:lvl w:ilvl="0" w:tplc="BAB89FD8">
      <w:start w:val="1"/>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A40E68"/>
    <w:multiLevelType w:val="hybridMultilevel"/>
    <w:tmpl w:val="DA822AD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E1D66DD"/>
    <w:multiLevelType w:val="hybridMultilevel"/>
    <w:tmpl w:val="F5F6A0CE"/>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277CA5"/>
    <w:multiLevelType w:val="hybridMultilevel"/>
    <w:tmpl w:val="265A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AC5368"/>
    <w:multiLevelType w:val="hybridMultilevel"/>
    <w:tmpl w:val="26723538"/>
    <w:lvl w:ilvl="0" w:tplc="2E70E414">
      <w:start w:val="1"/>
      <w:numFmt w:val="bullet"/>
      <w:lvlText w:val="•"/>
      <w:lvlJc w:val="left"/>
      <w:pPr>
        <w:tabs>
          <w:tab w:val="num" w:pos="720"/>
        </w:tabs>
        <w:ind w:left="720" w:hanging="360"/>
      </w:pPr>
      <w:rPr>
        <w:rFonts w:ascii="Arial" w:hAnsi="Arial" w:hint="default"/>
      </w:rPr>
    </w:lvl>
    <w:lvl w:ilvl="1" w:tplc="6390186C" w:tentative="1">
      <w:start w:val="1"/>
      <w:numFmt w:val="bullet"/>
      <w:lvlText w:val="•"/>
      <w:lvlJc w:val="left"/>
      <w:pPr>
        <w:tabs>
          <w:tab w:val="num" w:pos="1440"/>
        </w:tabs>
        <w:ind w:left="1440" w:hanging="360"/>
      </w:pPr>
      <w:rPr>
        <w:rFonts w:ascii="Arial" w:hAnsi="Arial" w:hint="default"/>
      </w:rPr>
    </w:lvl>
    <w:lvl w:ilvl="2" w:tplc="505E86D4">
      <w:start w:val="1"/>
      <w:numFmt w:val="bullet"/>
      <w:lvlText w:val="•"/>
      <w:lvlJc w:val="left"/>
      <w:pPr>
        <w:tabs>
          <w:tab w:val="num" w:pos="2160"/>
        </w:tabs>
        <w:ind w:left="2160" w:hanging="360"/>
      </w:pPr>
      <w:rPr>
        <w:rFonts w:ascii="Arial" w:hAnsi="Arial" w:hint="default"/>
      </w:rPr>
    </w:lvl>
    <w:lvl w:ilvl="3" w:tplc="D58020E2" w:tentative="1">
      <w:start w:val="1"/>
      <w:numFmt w:val="bullet"/>
      <w:lvlText w:val="•"/>
      <w:lvlJc w:val="left"/>
      <w:pPr>
        <w:tabs>
          <w:tab w:val="num" w:pos="2880"/>
        </w:tabs>
        <w:ind w:left="2880" w:hanging="360"/>
      </w:pPr>
      <w:rPr>
        <w:rFonts w:ascii="Arial" w:hAnsi="Arial" w:hint="default"/>
      </w:rPr>
    </w:lvl>
    <w:lvl w:ilvl="4" w:tplc="05248056" w:tentative="1">
      <w:start w:val="1"/>
      <w:numFmt w:val="bullet"/>
      <w:lvlText w:val="•"/>
      <w:lvlJc w:val="left"/>
      <w:pPr>
        <w:tabs>
          <w:tab w:val="num" w:pos="3600"/>
        </w:tabs>
        <w:ind w:left="3600" w:hanging="360"/>
      </w:pPr>
      <w:rPr>
        <w:rFonts w:ascii="Arial" w:hAnsi="Arial" w:hint="default"/>
      </w:rPr>
    </w:lvl>
    <w:lvl w:ilvl="5" w:tplc="0A56F51C" w:tentative="1">
      <w:start w:val="1"/>
      <w:numFmt w:val="bullet"/>
      <w:lvlText w:val="•"/>
      <w:lvlJc w:val="left"/>
      <w:pPr>
        <w:tabs>
          <w:tab w:val="num" w:pos="4320"/>
        </w:tabs>
        <w:ind w:left="4320" w:hanging="360"/>
      </w:pPr>
      <w:rPr>
        <w:rFonts w:ascii="Arial" w:hAnsi="Arial" w:hint="default"/>
      </w:rPr>
    </w:lvl>
    <w:lvl w:ilvl="6" w:tplc="EC4A91A0" w:tentative="1">
      <w:start w:val="1"/>
      <w:numFmt w:val="bullet"/>
      <w:lvlText w:val="•"/>
      <w:lvlJc w:val="left"/>
      <w:pPr>
        <w:tabs>
          <w:tab w:val="num" w:pos="5040"/>
        </w:tabs>
        <w:ind w:left="5040" w:hanging="360"/>
      </w:pPr>
      <w:rPr>
        <w:rFonts w:ascii="Arial" w:hAnsi="Arial" w:hint="default"/>
      </w:rPr>
    </w:lvl>
    <w:lvl w:ilvl="7" w:tplc="1E46AC14" w:tentative="1">
      <w:start w:val="1"/>
      <w:numFmt w:val="bullet"/>
      <w:lvlText w:val="•"/>
      <w:lvlJc w:val="left"/>
      <w:pPr>
        <w:tabs>
          <w:tab w:val="num" w:pos="5760"/>
        </w:tabs>
        <w:ind w:left="5760" w:hanging="360"/>
      </w:pPr>
      <w:rPr>
        <w:rFonts w:ascii="Arial" w:hAnsi="Arial" w:hint="default"/>
      </w:rPr>
    </w:lvl>
    <w:lvl w:ilvl="8" w:tplc="EF647E9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CAD16AD"/>
    <w:multiLevelType w:val="hybridMultilevel"/>
    <w:tmpl w:val="3DCC4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7224F4"/>
    <w:multiLevelType w:val="hybridMultilevel"/>
    <w:tmpl w:val="C8CA9E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8CA68B3"/>
    <w:multiLevelType w:val="hybridMultilevel"/>
    <w:tmpl w:val="E88A9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835012"/>
    <w:multiLevelType w:val="hybridMultilevel"/>
    <w:tmpl w:val="DC543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DB76FF"/>
    <w:multiLevelType w:val="hybridMultilevel"/>
    <w:tmpl w:val="7FE8727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7E58B9"/>
    <w:multiLevelType w:val="hybridMultilevel"/>
    <w:tmpl w:val="F5404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7E6639"/>
    <w:multiLevelType w:val="hybridMultilevel"/>
    <w:tmpl w:val="E7041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55BEF"/>
    <w:multiLevelType w:val="hybridMultilevel"/>
    <w:tmpl w:val="68E22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9">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B06FAE"/>
    <w:multiLevelType w:val="hybridMultilevel"/>
    <w:tmpl w:val="590217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EB5A91"/>
    <w:multiLevelType w:val="hybridMultilevel"/>
    <w:tmpl w:val="4C1A0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1"/>
  </w:num>
  <w:num w:numId="4">
    <w:abstractNumId w:val="23"/>
  </w:num>
  <w:num w:numId="5">
    <w:abstractNumId w:val="2"/>
  </w:num>
  <w:num w:numId="6">
    <w:abstractNumId w:val="17"/>
  </w:num>
  <w:num w:numId="7">
    <w:abstractNumId w:val="15"/>
  </w:num>
  <w:num w:numId="8">
    <w:abstractNumId w:val="9"/>
  </w:num>
  <w:num w:numId="9">
    <w:abstractNumId w:val="38"/>
  </w:num>
  <w:num w:numId="10">
    <w:abstractNumId w:val="32"/>
  </w:num>
  <w:num w:numId="11">
    <w:abstractNumId w:val="34"/>
  </w:num>
  <w:num w:numId="12">
    <w:abstractNumId w:val="6"/>
  </w:num>
  <w:num w:numId="13">
    <w:abstractNumId w:val="12"/>
  </w:num>
  <w:num w:numId="14">
    <w:abstractNumId w:val="4"/>
  </w:num>
  <w:num w:numId="15">
    <w:abstractNumId w:val="3"/>
  </w:num>
  <w:num w:numId="16">
    <w:abstractNumId w:val="36"/>
  </w:num>
  <w:num w:numId="17">
    <w:abstractNumId w:val="7"/>
  </w:num>
  <w:num w:numId="18">
    <w:abstractNumId w:val="31"/>
  </w:num>
  <w:num w:numId="19">
    <w:abstractNumId w:val="19"/>
  </w:num>
  <w:num w:numId="20">
    <w:abstractNumId w:val="39"/>
  </w:num>
  <w:num w:numId="21">
    <w:abstractNumId w:val="29"/>
  </w:num>
  <w:num w:numId="22">
    <w:abstractNumId w:val="22"/>
  </w:num>
  <w:num w:numId="23">
    <w:abstractNumId w:val="10"/>
  </w:num>
  <w:num w:numId="24">
    <w:abstractNumId w:val="25"/>
  </w:num>
  <w:num w:numId="25">
    <w:abstractNumId w:val="13"/>
  </w:num>
  <w:num w:numId="26">
    <w:abstractNumId w:val="37"/>
  </w:num>
  <w:num w:numId="27">
    <w:abstractNumId w:val="18"/>
  </w:num>
  <w:num w:numId="28">
    <w:abstractNumId w:val="33"/>
  </w:num>
  <w:num w:numId="29">
    <w:abstractNumId w:val="30"/>
  </w:num>
  <w:num w:numId="30">
    <w:abstractNumId w:val="5"/>
  </w:num>
  <w:num w:numId="31">
    <w:abstractNumId w:val="24"/>
  </w:num>
  <w:num w:numId="32">
    <w:abstractNumId w:val="35"/>
  </w:num>
  <w:num w:numId="33">
    <w:abstractNumId w:val="20"/>
  </w:num>
  <w:num w:numId="34">
    <w:abstractNumId w:val="16"/>
  </w:num>
  <w:num w:numId="35">
    <w:abstractNumId w:val="26"/>
  </w:num>
  <w:num w:numId="36">
    <w:abstractNumId w:val="28"/>
  </w:num>
  <w:num w:numId="37">
    <w:abstractNumId w:val="14"/>
  </w:num>
  <w:num w:numId="38">
    <w:abstractNumId w:val="27"/>
  </w:num>
  <w:num w:numId="39">
    <w:abstractNumId w:val="8"/>
  </w:num>
  <w:num w:numId="40">
    <w:abstractNumId w:val="21"/>
  </w:num>
  <w:num w:numId="41">
    <w:abstractNumId w:val="40"/>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nth Kumar Sadhanantham">
    <w15:presenceInfo w15:providerId="AD" w15:userId="S::AnanthKumar_S@ad.infosys.com::6c7b6177-70c3-4dc9-b717-1eacd8710d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B38"/>
    <w:rsid w:val="00000A62"/>
    <w:rsid w:val="00000D96"/>
    <w:rsid w:val="00001CFB"/>
    <w:rsid w:val="00002753"/>
    <w:rsid w:val="00005684"/>
    <w:rsid w:val="00006BF1"/>
    <w:rsid w:val="00012240"/>
    <w:rsid w:val="0001235B"/>
    <w:rsid w:val="00013188"/>
    <w:rsid w:val="000139BA"/>
    <w:rsid w:val="000162DA"/>
    <w:rsid w:val="00020008"/>
    <w:rsid w:val="000201AB"/>
    <w:rsid w:val="000201C1"/>
    <w:rsid w:val="00020804"/>
    <w:rsid w:val="00020D25"/>
    <w:rsid w:val="00021887"/>
    <w:rsid w:val="00023A2E"/>
    <w:rsid w:val="00023B28"/>
    <w:rsid w:val="000270F8"/>
    <w:rsid w:val="00027CF8"/>
    <w:rsid w:val="00027D8D"/>
    <w:rsid w:val="00030EAB"/>
    <w:rsid w:val="00033900"/>
    <w:rsid w:val="00035770"/>
    <w:rsid w:val="00036239"/>
    <w:rsid w:val="0003762F"/>
    <w:rsid w:val="00041860"/>
    <w:rsid w:val="000421FA"/>
    <w:rsid w:val="00042E86"/>
    <w:rsid w:val="00042FC8"/>
    <w:rsid w:val="00043850"/>
    <w:rsid w:val="00043BC9"/>
    <w:rsid w:val="000454FE"/>
    <w:rsid w:val="00051C05"/>
    <w:rsid w:val="00052620"/>
    <w:rsid w:val="0005355A"/>
    <w:rsid w:val="000539D5"/>
    <w:rsid w:val="000551F0"/>
    <w:rsid w:val="000562B8"/>
    <w:rsid w:val="00056ADA"/>
    <w:rsid w:val="00057453"/>
    <w:rsid w:val="0005751B"/>
    <w:rsid w:val="0005767D"/>
    <w:rsid w:val="00060C30"/>
    <w:rsid w:val="00060D4E"/>
    <w:rsid w:val="0006118A"/>
    <w:rsid w:val="0006591E"/>
    <w:rsid w:val="000679C9"/>
    <w:rsid w:val="00070310"/>
    <w:rsid w:val="000738FE"/>
    <w:rsid w:val="00073C1D"/>
    <w:rsid w:val="00074C60"/>
    <w:rsid w:val="00074FA4"/>
    <w:rsid w:val="00076CA1"/>
    <w:rsid w:val="0008138E"/>
    <w:rsid w:val="000835DD"/>
    <w:rsid w:val="0008657F"/>
    <w:rsid w:val="00086AE1"/>
    <w:rsid w:val="00086F1F"/>
    <w:rsid w:val="000879A3"/>
    <w:rsid w:val="00092E34"/>
    <w:rsid w:val="0009302D"/>
    <w:rsid w:val="000937F5"/>
    <w:rsid w:val="000941E3"/>
    <w:rsid w:val="00094982"/>
    <w:rsid w:val="000960A2"/>
    <w:rsid w:val="000962DD"/>
    <w:rsid w:val="000A017B"/>
    <w:rsid w:val="000A2A85"/>
    <w:rsid w:val="000B0DBC"/>
    <w:rsid w:val="000B23DB"/>
    <w:rsid w:val="000B3F23"/>
    <w:rsid w:val="000B44D7"/>
    <w:rsid w:val="000B49CB"/>
    <w:rsid w:val="000B6395"/>
    <w:rsid w:val="000B6DD5"/>
    <w:rsid w:val="000B743B"/>
    <w:rsid w:val="000C036A"/>
    <w:rsid w:val="000C461F"/>
    <w:rsid w:val="000C55CE"/>
    <w:rsid w:val="000C605A"/>
    <w:rsid w:val="000C7FDD"/>
    <w:rsid w:val="000D1245"/>
    <w:rsid w:val="000D2103"/>
    <w:rsid w:val="000D27B0"/>
    <w:rsid w:val="000D326C"/>
    <w:rsid w:val="000D3FA9"/>
    <w:rsid w:val="000D69C4"/>
    <w:rsid w:val="000D73C6"/>
    <w:rsid w:val="000D7664"/>
    <w:rsid w:val="000E0E1A"/>
    <w:rsid w:val="000E3E35"/>
    <w:rsid w:val="000E6BBD"/>
    <w:rsid w:val="000F03C9"/>
    <w:rsid w:val="000F051B"/>
    <w:rsid w:val="000F163A"/>
    <w:rsid w:val="000F16B5"/>
    <w:rsid w:val="000F365E"/>
    <w:rsid w:val="000F390B"/>
    <w:rsid w:val="000F5AF5"/>
    <w:rsid w:val="000F65A6"/>
    <w:rsid w:val="000F7C71"/>
    <w:rsid w:val="0010204A"/>
    <w:rsid w:val="00102D3C"/>
    <w:rsid w:val="001030A9"/>
    <w:rsid w:val="001031FF"/>
    <w:rsid w:val="00105A64"/>
    <w:rsid w:val="00106682"/>
    <w:rsid w:val="0011066B"/>
    <w:rsid w:val="00111334"/>
    <w:rsid w:val="00111815"/>
    <w:rsid w:val="00112726"/>
    <w:rsid w:val="00113D79"/>
    <w:rsid w:val="001144B8"/>
    <w:rsid w:val="00115295"/>
    <w:rsid w:val="00115518"/>
    <w:rsid w:val="00115A84"/>
    <w:rsid w:val="0011709F"/>
    <w:rsid w:val="0011744B"/>
    <w:rsid w:val="00120E67"/>
    <w:rsid w:val="00121065"/>
    <w:rsid w:val="00121D45"/>
    <w:rsid w:val="001242A0"/>
    <w:rsid w:val="001245FA"/>
    <w:rsid w:val="00124C18"/>
    <w:rsid w:val="00124DB9"/>
    <w:rsid w:val="00125DBA"/>
    <w:rsid w:val="00127A4A"/>
    <w:rsid w:val="00127E36"/>
    <w:rsid w:val="00127F5E"/>
    <w:rsid w:val="00131337"/>
    <w:rsid w:val="00131EFD"/>
    <w:rsid w:val="00132207"/>
    <w:rsid w:val="0013466F"/>
    <w:rsid w:val="00135757"/>
    <w:rsid w:val="00137839"/>
    <w:rsid w:val="00137A34"/>
    <w:rsid w:val="001422B3"/>
    <w:rsid w:val="001452B3"/>
    <w:rsid w:val="00146103"/>
    <w:rsid w:val="001469B0"/>
    <w:rsid w:val="00147537"/>
    <w:rsid w:val="00147B63"/>
    <w:rsid w:val="00147E23"/>
    <w:rsid w:val="0015096D"/>
    <w:rsid w:val="00151CD9"/>
    <w:rsid w:val="0015341A"/>
    <w:rsid w:val="00155823"/>
    <w:rsid w:val="00156D19"/>
    <w:rsid w:val="00156FDB"/>
    <w:rsid w:val="001612DB"/>
    <w:rsid w:val="001619CF"/>
    <w:rsid w:val="0016274D"/>
    <w:rsid w:val="001647E4"/>
    <w:rsid w:val="001654C1"/>
    <w:rsid w:val="00167066"/>
    <w:rsid w:val="00167A90"/>
    <w:rsid w:val="00170133"/>
    <w:rsid w:val="001703FF"/>
    <w:rsid w:val="001730A3"/>
    <w:rsid w:val="00173E52"/>
    <w:rsid w:val="00174BE4"/>
    <w:rsid w:val="00175283"/>
    <w:rsid w:val="001754E4"/>
    <w:rsid w:val="0017616E"/>
    <w:rsid w:val="001763BE"/>
    <w:rsid w:val="00177029"/>
    <w:rsid w:val="00177A83"/>
    <w:rsid w:val="00177A92"/>
    <w:rsid w:val="00180F9E"/>
    <w:rsid w:val="00180FFF"/>
    <w:rsid w:val="00181012"/>
    <w:rsid w:val="00181FA6"/>
    <w:rsid w:val="00182350"/>
    <w:rsid w:val="00182C9A"/>
    <w:rsid w:val="00184510"/>
    <w:rsid w:val="0018575D"/>
    <w:rsid w:val="001863C2"/>
    <w:rsid w:val="00187E95"/>
    <w:rsid w:val="0019032C"/>
    <w:rsid w:val="001911A0"/>
    <w:rsid w:val="00191BCA"/>
    <w:rsid w:val="001920CF"/>
    <w:rsid w:val="00192C76"/>
    <w:rsid w:val="00193B2A"/>
    <w:rsid w:val="00194951"/>
    <w:rsid w:val="00194981"/>
    <w:rsid w:val="00195C06"/>
    <w:rsid w:val="00196084"/>
    <w:rsid w:val="00197D88"/>
    <w:rsid w:val="001A1281"/>
    <w:rsid w:val="001A491C"/>
    <w:rsid w:val="001A527E"/>
    <w:rsid w:val="001A681D"/>
    <w:rsid w:val="001B2CE0"/>
    <w:rsid w:val="001B338D"/>
    <w:rsid w:val="001B3854"/>
    <w:rsid w:val="001B434A"/>
    <w:rsid w:val="001B47CE"/>
    <w:rsid w:val="001B4DD4"/>
    <w:rsid w:val="001B531D"/>
    <w:rsid w:val="001B70A9"/>
    <w:rsid w:val="001B7EB9"/>
    <w:rsid w:val="001C04CC"/>
    <w:rsid w:val="001C1BC7"/>
    <w:rsid w:val="001C4478"/>
    <w:rsid w:val="001C46BC"/>
    <w:rsid w:val="001C5947"/>
    <w:rsid w:val="001D0257"/>
    <w:rsid w:val="001D0349"/>
    <w:rsid w:val="001D1816"/>
    <w:rsid w:val="001D32D2"/>
    <w:rsid w:val="001D5384"/>
    <w:rsid w:val="001D5800"/>
    <w:rsid w:val="001E0448"/>
    <w:rsid w:val="001E0803"/>
    <w:rsid w:val="001E2431"/>
    <w:rsid w:val="001E2DEE"/>
    <w:rsid w:val="001E570F"/>
    <w:rsid w:val="001E574D"/>
    <w:rsid w:val="001E5D0E"/>
    <w:rsid w:val="001E7C86"/>
    <w:rsid w:val="001F053F"/>
    <w:rsid w:val="001F1342"/>
    <w:rsid w:val="001F1410"/>
    <w:rsid w:val="001F22FE"/>
    <w:rsid w:val="001F2B93"/>
    <w:rsid w:val="001F4922"/>
    <w:rsid w:val="001F77DD"/>
    <w:rsid w:val="002000A0"/>
    <w:rsid w:val="0020267E"/>
    <w:rsid w:val="00203C7B"/>
    <w:rsid w:val="00204C16"/>
    <w:rsid w:val="00205AB4"/>
    <w:rsid w:val="002067D9"/>
    <w:rsid w:val="00206995"/>
    <w:rsid w:val="0021218B"/>
    <w:rsid w:val="00212F13"/>
    <w:rsid w:val="00214040"/>
    <w:rsid w:val="00214349"/>
    <w:rsid w:val="002146C6"/>
    <w:rsid w:val="00215F82"/>
    <w:rsid w:val="00216020"/>
    <w:rsid w:val="002162C8"/>
    <w:rsid w:val="00216863"/>
    <w:rsid w:val="002208A9"/>
    <w:rsid w:val="00221F09"/>
    <w:rsid w:val="0022283B"/>
    <w:rsid w:val="00222C3E"/>
    <w:rsid w:val="00230279"/>
    <w:rsid w:val="002308D4"/>
    <w:rsid w:val="00231C3C"/>
    <w:rsid w:val="002333C2"/>
    <w:rsid w:val="00233A33"/>
    <w:rsid w:val="00234829"/>
    <w:rsid w:val="00234FB5"/>
    <w:rsid w:val="00236333"/>
    <w:rsid w:val="002412CB"/>
    <w:rsid w:val="00241F8E"/>
    <w:rsid w:val="00242BC9"/>
    <w:rsid w:val="00245585"/>
    <w:rsid w:val="00246AA7"/>
    <w:rsid w:val="00250714"/>
    <w:rsid w:val="00251374"/>
    <w:rsid w:val="00253131"/>
    <w:rsid w:val="00257C94"/>
    <w:rsid w:val="0026098E"/>
    <w:rsid w:val="00261BDA"/>
    <w:rsid w:val="002628BC"/>
    <w:rsid w:val="0026297E"/>
    <w:rsid w:val="00262C01"/>
    <w:rsid w:val="002638B6"/>
    <w:rsid w:val="0026445F"/>
    <w:rsid w:val="00264DAB"/>
    <w:rsid w:val="00266C8B"/>
    <w:rsid w:val="002679C6"/>
    <w:rsid w:val="00270853"/>
    <w:rsid w:val="00270C75"/>
    <w:rsid w:val="00270D28"/>
    <w:rsid w:val="00270FF5"/>
    <w:rsid w:val="00271FA0"/>
    <w:rsid w:val="00272445"/>
    <w:rsid w:val="002750E5"/>
    <w:rsid w:val="002753AC"/>
    <w:rsid w:val="00276E02"/>
    <w:rsid w:val="0027771D"/>
    <w:rsid w:val="00277E36"/>
    <w:rsid w:val="00281A1C"/>
    <w:rsid w:val="00281A60"/>
    <w:rsid w:val="00282BAC"/>
    <w:rsid w:val="00282D84"/>
    <w:rsid w:val="00283999"/>
    <w:rsid w:val="0028611F"/>
    <w:rsid w:val="00287F15"/>
    <w:rsid w:val="00290512"/>
    <w:rsid w:val="00290D63"/>
    <w:rsid w:val="00291B01"/>
    <w:rsid w:val="00292B8B"/>
    <w:rsid w:val="0029308A"/>
    <w:rsid w:val="00293BF5"/>
    <w:rsid w:val="0029615C"/>
    <w:rsid w:val="002977BF"/>
    <w:rsid w:val="002A21A1"/>
    <w:rsid w:val="002A3A16"/>
    <w:rsid w:val="002A3CE8"/>
    <w:rsid w:val="002A3D19"/>
    <w:rsid w:val="002A559F"/>
    <w:rsid w:val="002A647B"/>
    <w:rsid w:val="002A72B0"/>
    <w:rsid w:val="002A771D"/>
    <w:rsid w:val="002B0245"/>
    <w:rsid w:val="002B0C61"/>
    <w:rsid w:val="002B1D3E"/>
    <w:rsid w:val="002B2412"/>
    <w:rsid w:val="002B2623"/>
    <w:rsid w:val="002B2775"/>
    <w:rsid w:val="002B5D53"/>
    <w:rsid w:val="002B64FE"/>
    <w:rsid w:val="002B7958"/>
    <w:rsid w:val="002C1E5F"/>
    <w:rsid w:val="002C2C63"/>
    <w:rsid w:val="002C362C"/>
    <w:rsid w:val="002C474B"/>
    <w:rsid w:val="002C519B"/>
    <w:rsid w:val="002C6DFF"/>
    <w:rsid w:val="002D0F5C"/>
    <w:rsid w:val="002D1E9C"/>
    <w:rsid w:val="002D2AF1"/>
    <w:rsid w:val="002D59F3"/>
    <w:rsid w:val="002D66C3"/>
    <w:rsid w:val="002D6AFB"/>
    <w:rsid w:val="002E01F1"/>
    <w:rsid w:val="002E0254"/>
    <w:rsid w:val="002E0B70"/>
    <w:rsid w:val="002E0B77"/>
    <w:rsid w:val="002E12ED"/>
    <w:rsid w:val="002E18EB"/>
    <w:rsid w:val="002E1E7A"/>
    <w:rsid w:val="002E23E8"/>
    <w:rsid w:val="002E277A"/>
    <w:rsid w:val="002E3193"/>
    <w:rsid w:val="002E3C5B"/>
    <w:rsid w:val="002E7654"/>
    <w:rsid w:val="002E7F1E"/>
    <w:rsid w:val="002F3AFB"/>
    <w:rsid w:val="002F7037"/>
    <w:rsid w:val="002F7315"/>
    <w:rsid w:val="00300EC6"/>
    <w:rsid w:val="003026C3"/>
    <w:rsid w:val="00302A3D"/>
    <w:rsid w:val="00307328"/>
    <w:rsid w:val="003108D0"/>
    <w:rsid w:val="00310B62"/>
    <w:rsid w:val="003120A0"/>
    <w:rsid w:val="00313A62"/>
    <w:rsid w:val="00313B75"/>
    <w:rsid w:val="00316680"/>
    <w:rsid w:val="00317812"/>
    <w:rsid w:val="00317B74"/>
    <w:rsid w:val="00317FB1"/>
    <w:rsid w:val="00320864"/>
    <w:rsid w:val="00320A3A"/>
    <w:rsid w:val="00320FB3"/>
    <w:rsid w:val="00321868"/>
    <w:rsid w:val="00321CED"/>
    <w:rsid w:val="00322504"/>
    <w:rsid w:val="00322D0F"/>
    <w:rsid w:val="00324A9B"/>
    <w:rsid w:val="00326348"/>
    <w:rsid w:val="003270FF"/>
    <w:rsid w:val="003313C9"/>
    <w:rsid w:val="003315FF"/>
    <w:rsid w:val="003318E6"/>
    <w:rsid w:val="00333AA1"/>
    <w:rsid w:val="0033459A"/>
    <w:rsid w:val="0033645E"/>
    <w:rsid w:val="00336AC8"/>
    <w:rsid w:val="003402CE"/>
    <w:rsid w:val="00341464"/>
    <w:rsid w:val="00342777"/>
    <w:rsid w:val="00343C61"/>
    <w:rsid w:val="00344ED9"/>
    <w:rsid w:val="00346ADF"/>
    <w:rsid w:val="00347B3E"/>
    <w:rsid w:val="00350E41"/>
    <w:rsid w:val="00352BE7"/>
    <w:rsid w:val="00355C88"/>
    <w:rsid w:val="003561D9"/>
    <w:rsid w:val="003577F7"/>
    <w:rsid w:val="00357C9C"/>
    <w:rsid w:val="00360FC9"/>
    <w:rsid w:val="00361E76"/>
    <w:rsid w:val="00363F71"/>
    <w:rsid w:val="0036526E"/>
    <w:rsid w:val="00366869"/>
    <w:rsid w:val="00367D64"/>
    <w:rsid w:val="003709A5"/>
    <w:rsid w:val="00371876"/>
    <w:rsid w:val="00373553"/>
    <w:rsid w:val="003741F8"/>
    <w:rsid w:val="0037531E"/>
    <w:rsid w:val="00380375"/>
    <w:rsid w:val="00385774"/>
    <w:rsid w:val="00387F96"/>
    <w:rsid w:val="00390D5E"/>
    <w:rsid w:val="003910BE"/>
    <w:rsid w:val="0039260C"/>
    <w:rsid w:val="00395A5E"/>
    <w:rsid w:val="00395D7B"/>
    <w:rsid w:val="003969DC"/>
    <w:rsid w:val="00397F80"/>
    <w:rsid w:val="003A0007"/>
    <w:rsid w:val="003A1474"/>
    <w:rsid w:val="003A1FC6"/>
    <w:rsid w:val="003A2020"/>
    <w:rsid w:val="003A4DB2"/>
    <w:rsid w:val="003A500B"/>
    <w:rsid w:val="003A5A5F"/>
    <w:rsid w:val="003A6459"/>
    <w:rsid w:val="003A7B4E"/>
    <w:rsid w:val="003A7FC2"/>
    <w:rsid w:val="003B04BA"/>
    <w:rsid w:val="003B119D"/>
    <w:rsid w:val="003B1A50"/>
    <w:rsid w:val="003B3AE6"/>
    <w:rsid w:val="003B690E"/>
    <w:rsid w:val="003C1A3D"/>
    <w:rsid w:val="003C2912"/>
    <w:rsid w:val="003C3BAD"/>
    <w:rsid w:val="003C6DA0"/>
    <w:rsid w:val="003D1BC8"/>
    <w:rsid w:val="003D36E7"/>
    <w:rsid w:val="003D3B7F"/>
    <w:rsid w:val="003D3DD6"/>
    <w:rsid w:val="003D4D7B"/>
    <w:rsid w:val="003D6E36"/>
    <w:rsid w:val="003E0D9C"/>
    <w:rsid w:val="003E2A02"/>
    <w:rsid w:val="003E3E57"/>
    <w:rsid w:val="003E6FC8"/>
    <w:rsid w:val="003E7507"/>
    <w:rsid w:val="003F0FF3"/>
    <w:rsid w:val="003F36D9"/>
    <w:rsid w:val="003F4BDD"/>
    <w:rsid w:val="003F7244"/>
    <w:rsid w:val="00403010"/>
    <w:rsid w:val="00403D47"/>
    <w:rsid w:val="004045CB"/>
    <w:rsid w:val="004047FB"/>
    <w:rsid w:val="00404E02"/>
    <w:rsid w:val="004055C3"/>
    <w:rsid w:val="00407145"/>
    <w:rsid w:val="00407FFC"/>
    <w:rsid w:val="004121E6"/>
    <w:rsid w:val="00412A20"/>
    <w:rsid w:val="00414883"/>
    <w:rsid w:val="00417437"/>
    <w:rsid w:val="004174C7"/>
    <w:rsid w:val="004175EC"/>
    <w:rsid w:val="00422BF7"/>
    <w:rsid w:val="004236AF"/>
    <w:rsid w:val="00423870"/>
    <w:rsid w:val="00424836"/>
    <w:rsid w:val="00424F88"/>
    <w:rsid w:val="00427D7A"/>
    <w:rsid w:val="004322FE"/>
    <w:rsid w:val="00433161"/>
    <w:rsid w:val="00433645"/>
    <w:rsid w:val="004342B5"/>
    <w:rsid w:val="004342F4"/>
    <w:rsid w:val="00434CF7"/>
    <w:rsid w:val="0043789E"/>
    <w:rsid w:val="004423A9"/>
    <w:rsid w:val="00445B50"/>
    <w:rsid w:val="00446E85"/>
    <w:rsid w:val="00447B5F"/>
    <w:rsid w:val="00447E19"/>
    <w:rsid w:val="004515A0"/>
    <w:rsid w:val="0045295D"/>
    <w:rsid w:val="00452E79"/>
    <w:rsid w:val="00452F98"/>
    <w:rsid w:val="004545AC"/>
    <w:rsid w:val="00454A3A"/>
    <w:rsid w:val="00456620"/>
    <w:rsid w:val="0045747A"/>
    <w:rsid w:val="00463130"/>
    <w:rsid w:val="004632A3"/>
    <w:rsid w:val="00465F44"/>
    <w:rsid w:val="00471B38"/>
    <w:rsid w:val="00471B5C"/>
    <w:rsid w:val="00471B8A"/>
    <w:rsid w:val="00471E14"/>
    <w:rsid w:val="0047367E"/>
    <w:rsid w:val="00474D5E"/>
    <w:rsid w:val="00476403"/>
    <w:rsid w:val="00477899"/>
    <w:rsid w:val="00482C89"/>
    <w:rsid w:val="004853DF"/>
    <w:rsid w:val="00486B53"/>
    <w:rsid w:val="00490AE3"/>
    <w:rsid w:val="0049158E"/>
    <w:rsid w:val="0049326A"/>
    <w:rsid w:val="00493A7D"/>
    <w:rsid w:val="00493D15"/>
    <w:rsid w:val="00494BF2"/>
    <w:rsid w:val="00495AF4"/>
    <w:rsid w:val="00497C56"/>
    <w:rsid w:val="004A0C33"/>
    <w:rsid w:val="004A1D2A"/>
    <w:rsid w:val="004A32FD"/>
    <w:rsid w:val="004A499A"/>
    <w:rsid w:val="004A51CD"/>
    <w:rsid w:val="004A61DD"/>
    <w:rsid w:val="004A6834"/>
    <w:rsid w:val="004B60DF"/>
    <w:rsid w:val="004B6C2B"/>
    <w:rsid w:val="004B7528"/>
    <w:rsid w:val="004C01ED"/>
    <w:rsid w:val="004C0E99"/>
    <w:rsid w:val="004C0FF4"/>
    <w:rsid w:val="004C18BD"/>
    <w:rsid w:val="004C26AE"/>
    <w:rsid w:val="004C2E71"/>
    <w:rsid w:val="004C570F"/>
    <w:rsid w:val="004C67ED"/>
    <w:rsid w:val="004C7794"/>
    <w:rsid w:val="004C7BFA"/>
    <w:rsid w:val="004D1708"/>
    <w:rsid w:val="004D6191"/>
    <w:rsid w:val="004D7F9E"/>
    <w:rsid w:val="004E02EB"/>
    <w:rsid w:val="004E03F4"/>
    <w:rsid w:val="004E0989"/>
    <w:rsid w:val="004E1BAC"/>
    <w:rsid w:val="004E216B"/>
    <w:rsid w:val="004E328B"/>
    <w:rsid w:val="004E5971"/>
    <w:rsid w:val="004F0DC4"/>
    <w:rsid w:val="004F18CC"/>
    <w:rsid w:val="004F1E6F"/>
    <w:rsid w:val="004F218C"/>
    <w:rsid w:val="004F22CE"/>
    <w:rsid w:val="004F3297"/>
    <w:rsid w:val="004F35B5"/>
    <w:rsid w:val="004F3D15"/>
    <w:rsid w:val="00500AE5"/>
    <w:rsid w:val="005013D8"/>
    <w:rsid w:val="00501E39"/>
    <w:rsid w:val="00502161"/>
    <w:rsid w:val="0050291C"/>
    <w:rsid w:val="00506EF3"/>
    <w:rsid w:val="005072B3"/>
    <w:rsid w:val="00511332"/>
    <w:rsid w:val="00511F21"/>
    <w:rsid w:val="00512317"/>
    <w:rsid w:val="00512DA3"/>
    <w:rsid w:val="00514B17"/>
    <w:rsid w:val="00516B13"/>
    <w:rsid w:val="00517257"/>
    <w:rsid w:val="00520E97"/>
    <w:rsid w:val="00520FCE"/>
    <w:rsid w:val="00521C48"/>
    <w:rsid w:val="00522439"/>
    <w:rsid w:val="005227BF"/>
    <w:rsid w:val="005231CD"/>
    <w:rsid w:val="00523CFF"/>
    <w:rsid w:val="00524559"/>
    <w:rsid w:val="00524901"/>
    <w:rsid w:val="00524C97"/>
    <w:rsid w:val="00525326"/>
    <w:rsid w:val="005256D5"/>
    <w:rsid w:val="00531C3E"/>
    <w:rsid w:val="00531EDF"/>
    <w:rsid w:val="00532626"/>
    <w:rsid w:val="005342DF"/>
    <w:rsid w:val="00536B52"/>
    <w:rsid w:val="00536F43"/>
    <w:rsid w:val="00540B7E"/>
    <w:rsid w:val="005413AB"/>
    <w:rsid w:val="00541F70"/>
    <w:rsid w:val="005452CA"/>
    <w:rsid w:val="0054579E"/>
    <w:rsid w:val="00547133"/>
    <w:rsid w:val="00547227"/>
    <w:rsid w:val="00547A31"/>
    <w:rsid w:val="0055007A"/>
    <w:rsid w:val="0055358D"/>
    <w:rsid w:val="00554268"/>
    <w:rsid w:val="00554ADD"/>
    <w:rsid w:val="00555441"/>
    <w:rsid w:val="00556176"/>
    <w:rsid w:val="00563D72"/>
    <w:rsid w:val="00565DA9"/>
    <w:rsid w:val="00565E78"/>
    <w:rsid w:val="00566310"/>
    <w:rsid w:val="005718C0"/>
    <w:rsid w:val="00572F1D"/>
    <w:rsid w:val="00573CC9"/>
    <w:rsid w:val="00574158"/>
    <w:rsid w:val="005779F5"/>
    <w:rsid w:val="00580F47"/>
    <w:rsid w:val="005826BE"/>
    <w:rsid w:val="00583076"/>
    <w:rsid w:val="005846EE"/>
    <w:rsid w:val="00584B0C"/>
    <w:rsid w:val="00585B02"/>
    <w:rsid w:val="00587D6B"/>
    <w:rsid w:val="0059423F"/>
    <w:rsid w:val="00594A7E"/>
    <w:rsid w:val="005977AB"/>
    <w:rsid w:val="005A07BB"/>
    <w:rsid w:val="005A0D18"/>
    <w:rsid w:val="005A172D"/>
    <w:rsid w:val="005A46FF"/>
    <w:rsid w:val="005A66DF"/>
    <w:rsid w:val="005A6BF5"/>
    <w:rsid w:val="005B0EE4"/>
    <w:rsid w:val="005B1D75"/>
    <w:rsid w:val="005B23A5"/>
    <w:rsid w:val="005B446F"/>
    <w:rsid w:val="005B46AB"/>
    <w:rsid w:val="005B47B6"/>
    <w:rsid w:val="005B5419"/>
    <w:rsid w:val="005B5DEA"/>
    <w:rsid w:val="005B715A"/>
    <w:rsid w:val="005B7B25"/>
    <w:rsid w:val="005C0A2D"/>
    <w:rsid w:val="005C35E5"/>
    <w:rsid w:val="005C483C"/>
    <w:rsid w:val="005C4BD0"/>
    <w:rsid w:val="005C5833"/>
    <w:rsid w:val="005D2F83"/>
    <w:rsid w:val="005D352F"/>
    <w:rsid w:val="005D3B7D"/>
    <w:rsid w:val="005D3B90"/>
    <w:rsid w:val="005D634F"/>
    <w:rsid w:val="005D69B2"/>
    <w:rsid w:val="005D7E21"/>
    <w:rsid w:val="005E05C2"/>
    <w:rsid w:val="005E208E"/>
    <w:rsid w:val="005E2AB8"/>
    <w:rsid w:val="005E4D1C"/>
    <w:rsid w:val="005E7058"/>
    <w:rsid w:val="005F3179"/>
    <w:rsid w:val="005F49C3"/>
    <w:rsid w:val="005F4A9F"/>
    <w:rsid w:val="005F57B5"/>
    <w:rsid w:val="005F66BB"/>
    <w:rsid w:val="00602EB1"/>
    <w:rsid w:val="006037BA"/>
    <w:rsid w:val="00604532"/>
    <w:rsid w:val="00604B16"/>
    <w:rsid w:val="00604E09"/>
    <w:rsid w:val="00606C17"/>
    <w:rsid w:val="00607997"/>
    <w:rsid w:val="00612402"/>
    <w:rsid w:val="006141EA"/>
    <w:rsid w:val="00617002"/>
    <w:rsid w:val="0061739C"/>
    <w:rsid w:val="00620D67"/>
    <w:rsid w:val="006231B7"/>
    <w:rsid w:val="00624251"/>
    <w:rsid w:val="00625F28"/>
    <w:rsid w:val="00625F8E"/>
    <w:rsid w:val="00631120"/>
    <w:rsid w:val="00632CD2"/>
    <w:rsid w:val="006332E7"/>
    <w:rsid w:val="00634AB0"/>
    <w:rsid w:val="00634DC1"/>
    <w:rsid w:val="00635E2E"/>
    <w:rsid w:val="00636549"/>
    <w:rsid w:val="006373BF"/>
    <w:rsid w:val="00637F73"/>
    <w:rsid w:val="006406A2"/>
    <w:rsid w:val="0064097C"/>
    <w:rsid w:val="006435E5"/>
    <w:rsid w:val="00644F54"/>
    <w:rsid w:val="006465F3"/>
    <w:rsid w:val="00647493"/>
    <w:rsid w:val="00647BFA"/>
    <w:rsid w:val="00650B14"/>
    <w:rsid w:val="00651536"/>
    <w:rsid w:val="00651A65"/>
    <w:rsid w:val="0065448E"/>
    <w:rsid w:val="0065476C"/>
    <w:rsid w:val="00655226"/>
    <w:rsid w:val="006566E8"/>
    <w:rsid w:val="00656E44"/>
    <w:rsid w:val="006629D7"/>
    <w:rsid w:val="00663C64"/>
    <w:rsid w:val="0066464E"/>
    <w:rsid w:val="006651FF"/>
    <w:rsid w:val="00665426"/>
    <w:rsid w:val="00665B7F"/>
    <w:rsid w:val="006664C4"/>
    <w:rsid w:val="006667BE"/>
    <w:rsid w:val="00666F2F"/>
    <w:rsid w:val="00672F55"/>
    <w:rsid w:val="006732C3"/>
    <w:rsid w:val="00675794"/>
    <w:rsid w:val="00675C2C"/>
    <w:rsid w:val="00675C72"/>
    <w:rsid w:val="006818CF"/>
    <w:rsid w:val="006823C4"/>
    <w:rsid w:val="00682B14"/>
    <w:rsid w:val="006836B9"/>
    <w:rsid w:val="0068529D"/>
    <w:rsid w:val="00686246"/>
    <w:rsid w:val="00687016"/>
    <w:rsid w:val="006870BC"/>
    <w:rsid w:val="0068757C"/>
    <w:rsid w:val="00690950"/>
    <w:rsid w:val="006912A3"/>
    <w:rsid w:val="00693482"/>
    <w:rsid w:val="00694474"/>
    <w:rsid w:val="006963C0"/>
    <w:rsid w:val="006A0344"/>
    <w:rsid w:val="006A7EF2"/>
    <w:rsid w:val="006A7FC5"/>
    <w:rsid w:val="006B0ED8"/>
    <w:rsid w:val="006B1008"/>
    <w:rsid w:val="006B474E"/>
    <w:rsid w:val="006B72FF"/>
    <w:rsid w:val="006B7A07"/>
    <w:rsid w:val="006C11B0"/>
    <w:rsid w:val="006C1924"/>
    <w:rsid w:val="006C241B"/>
    <w:rsid w:val="006C2FE0"/>
    <w:rsid w:val="006C3F88"/>
    <w:rsid w:val="006C4EC1"/>
    <w:rsid w:val="006C5B70"/>
    <w:rsid w:val="006C73AF"/>
    <w:rsid w:val="006D2361"/>
    <w:rsid w:val="006D25F8"/>
    <w:rsid w:val="006D309F"/>
    <w:rsid w:val="006D3BC1"/>
    <w:rsid w:val="006D3C2D"/>
    <w:rsid w:val="006D429F"/>
    <w:rsid w:val="006D48E5"/>
    <w:rsid w:val="006D5276"/>
    <w:rsid w:val="006D79B2"/>
    <w:rsid w:val="006D7AF5"/>
    <w:rsid w:val="006E1566"/>
    <w:rsid w:val="006E2EF9"/>
    <w:rsid w:val="006E7188"/>
    <w:rsid w:val="006E73BF"/>
    <w:rsid w:val="006E76F1"/>
    <w:rsid w:val="006F0D35"/>
    <w:rsid w:val="006F0F02"/>
    <w:rsid w:val="006F166D"/>
    <w:rsid w:val="006F1BCC"/>
    <w:rsid w:val="006F2782"/>
    <w:rsid w:val="006F3709"/>
    <w:rsid w:val="006F44B8"/>
    <w:rsid w:val="006F5BCA"/>
    <w:rsid w:val="00702B36"/>
    <w:rsid w:val="00702CB7"/>
    <w:rsid w:val="00706552"/>
    <w:rsid w:val="00706AEC"/>
    <w:rsid w:val="007110A1"/>
    <w:rsid w:val="00711118"/>
    <w:rsid w:val="00714B40"/>
    <w:rsid w:val="00714E85"/>
    <w:rsid w:val="0072058B"/>
    <w:rsid w:val="00720895"/>
    <w:rsid w:val="00721349"/>
    <w:rsid w:val="00722418"/>
    <w:rsid w:val="00722E31"/>
    <w:rsid w:val="007349D5"/>
    <w:rsid w:val="00735778"/>
    <w:rsid w:val="00735AA5"/>
    <w:rsid w:val="007429BA"/>
    <w:rsid w:val="00744E07"/>
    <w:rsid w:val="00746B69"/>
    <w:rsid w:val="00750146"/>
    <w:rsid w:val="00751363"/>
    <w:rsid w:val="00751E25"/>
    <w:rsid w:val="00754B45"/>
    <w:rsid w:val="00755D0B"/>
    <w:rsid w:val="00756BDA"/>
    <w:rsid w:val="00760E43"/>
    <w:rsid w:val="00763B90"/>
    <w:rsid w:val="007642E0"/>
    <w:rsid w:val="00764C2F"/>
    <w:rsid w:val="007661B3"/>
    <w:rsid w:val="007675C3"/>
    <w:rsid w:val="00767CDF"/>
    <w:rsid w:val="007709E8"/>
    <w:rsid w:val="0077199A"/>
    <w:rsid w:val="00772684"/>
    <w:rsid w:val="0077461C"/>
    <w:rsid w:val="00774E9A"/>
    <w:rsid w:val="00781659"/>
    <w:rsid w:val="00782473"/>
    <w:rsid w:val="00783105"/>
    <w:rsid w:val="00784330"/>
    <w:rsid w:val="00784E44"/>
    <w:rsid w:val="007855D2"/>
    <w:rsid w:val="00790783"/>
    <w:rsid w:val="00791C0B"/>
    <w:rsid w:val="007925D3"/>
    <w:rsid w:val="00793F8E"/>
    <w:rsid w:val="00796694"/>
    <w:rsid w:val="00796BF1"/>
    <w:rsid w:val="007A13CD"/>
    <w:rsid w:val="007A20DD"/>
    <w:rsid w:val="007A30A3"/>
    <w:rsid w:val="007A52A4"/>
    <w:rsid w:val="007A5FB5"/>
    <w:rsid w:val="007B073D"/>
    <w:rsid w:val="007B0CEB"/>
    <w:rsid w:val="007B0CEE"/>
    <w:rsid w:val="007B1898"/>
    <w:rsid w:val="007B1BEC"/>
    <w:rsid w:val="007B36DC"/>
    <w:rsid w:val="007B3703"/>
    <w:rsid w:val="007B524A"/>
    <w:rsid w:val="007B69F1"/>
    <w:rsid w:val="007B7023"/>
    <w:rsid w:val="007B7189"/>
    <w:rsid w:val="007B79BD"/>
    <w:rsid w:val="007D017D"/>
    <w:rsid w:val="007D072A"/>
    <w:rsid w:val="007D1701"/>
    <w:rsid w:val="007D1F0D"/>
    <w:rsid w:val="007D3145"/>
    <w:rsid w:val="007D334F"/>
    <w:rsid w:val="007D48C3"/>
    <w:rsid w:val="007D71FF"/>
    <w:rsid w:val="007D74D8"/>
    <w:rsid w:val="007E0F37"/>
    <w:rsid w:val="007E3DA1"/>
    <w:rsid w:val="007E4AB6"/>
    <w:rsid w:val="007E4B2F"/>
    <w:rsid w:val="007E63E8"/>
    <w:rsid w:val="007E6676"/>
    <w:rsid w:val="007E7CAE"/>
    <w:rsid w:val="007F2C23"/>
    <w:rsid w:val="007F36AE"/>
    <w:rsid w:val="008022E9"/>
    <w:rsid w:val="00804059"/>
    <w:rsid w:val="00804A3B"/>
    <w:rsid w:val="00806200"/>
    <w:rsid w:val="0081366A"/>
    <w:rsid w:val="00813DCE"/>
    <w:rsid w:val="0081452F"/>
    <w:rsid w:val="008145B4"/>
    <w:rsid w:val="008146E3"/>
    <w:rsid w:val="008172F3"/>
    <w:rsid w:val="008230AD"/>
    <w:rsid w:val="00826081"/>
    <w:rsid w:val="00827F2F"/>
    <w:rsid w:val="00831954"/>
    <w:rsid w:val="0083214B"/>
    <w:rsid w:val="00833B75"/>
    <w:rsid w:val="00836706"/>
    <w:rsid w:val="008367F8"/>
    <w:rsid w:val="00842BBD"/>
    <w:rsid w:val="00842E19"/>
    <w:rsid w:val="00845763"/>
    <w:rsid w:val="00846E2D"/>
    <w:rsid w:val="008511CB"/>
    <w:rsid w:val="00851EAF"/>
    <w:rsid w:val="008543C6"/>
    <w:rsid w:val="00854C4B"/>
    <w:rsid w:val="0086112A"/>
    <w:rsid w:val="00865BCB"/>
    <w:rsid w:val="008660C1"/>
    <w:rsid w:val="008662F6"/>
    <w:rsid w:val="008663AE"/>
    <w:rsid w:val="008665F6"/>
    <w:rsid w:val="00867D8B"/>
    <w:rsid w:val="00867E16"/>
    <w:rsid w:val="008708F2"/>
    <w:rsid w:val="00875E43"/>
    <w:rsid w:val="0088000F"/>
    <w:rsid w:val="0088082D"/>
    <w:rsid w:val="00880993"/>
    <w:rsid w:val="0088323E"/>
    <w:rsid w:val="008832BD"/>
    <w:rsid w:val="00883A1F"/>
    <w:rsid w:val="00884B43"/>
    <w:rsid w:val="008908EF"/>
    <w:rsid w:val="00892684"/>
    <w:rsid w:val="008A1255"/>
    <w:rsid w:val="008A2A69"/>
    <w:rsid w:val="008A3716"/>
    <w:rsid w:val="008A436E"/>
    <w:rsid w:val="008A4E8C"/>
    <w:rsid w:val="008A594E"/>
    <w:rsid w:val="008A5C38"/>
    <w:rsid w:val="008A614D"/>
    <w:rsid w:val="008B3044"/>
    <w:rsid w:val="008B32E2"/>
    <w:rsid w:val="008B4697"/>
    <w:rsid w:val="008B4792"/>
    <w:rsid w:val="008B5220"/>
    <w:rsid w:val="008B539E"/>
    <w:rsid w:val="008B62F1"/>
    <w:rsid w:val="008B63B9"/>
    <w:rsid w:val="008B7F40"/>
    <w:rsid w:val="008C0775"/>
    <w:rsid w:val="008C1937"/>
    <w:rsid w:val="008C2032"/>
    <w:rsid w:val="008C3604"/>
    <w:rsid w:val="008C41CC"/>
    <w:rsid w:val="008C448E"/>
    <w:rsid w:val="008C49ED"/>
    <w:rsid w:val="008C51C3"/>
    <w:rsid w:val="008D0F25"/>
    <w:rsid w:val="008D273C"/>
    <w:rsid w:val="008D2DBE"/>
    <w:rsid w:val="008D4F0A"/>
    <w:rsid w:val="008D6537"/>
    <w:rsid w:val="008D6966"/>
    <w:rsid w:val="008E2B9F"/>
    <w:rsid w:val="008E5055"/>
    <w:rsid w:val="008E60A7"/>
    <w:rsid w:val="008F2DB9"/>
    <w:rsid w:val="008F5C33"/>
    <w:rsid w:val="008F6479"/>
    <w:rsid w:val="008F6B9A"/>
    <w:rsid w:val="008F6E2D"/>
    <w:rsid w:val="009004A6"/>
    <w:rsid w:val="00902290"/>
    <w:rsid w:val="0090325B"/>
    <w:rsid w:val="00903C47"/>
    <w:rsid w:val="00904597"/>
    <w:rsid w:val="00905077"/>
    <w:rsid w:val="009054F5"/>
    <w:rsid w:val="009059B4"/>
    <w:rsid w:val="00906400"/>
    <w:rsid w:val="00911053"/>
    <w:rsid w:val="00912544"/>
    <w:rsid w:val="00914244"/>
    <w:rsid w:val="009159C4"/>
    <w:rsid w:val="009176CC"/>
    <w:rsid w:val="00917B34"/>
    <w:rsid w:val="00920531"/>
    <w:rsid w:val="0092205D"/>
    <w:rsid w:val="00922FBA"/>
    <w:rsid w:val="009242F7"/>
    <w:rsid w:val="0092432F"/>
    <w:rsid w:val="00926E38"/>
    <w:rsid w:val="009278DF"/>
    <w:rsid w:val="00936028"/>
    <w:rsid w:val="009360CA"/>
    <w:rsid w:val="00936CDF"/>
    <w:rsid w:val="0094036D"/>
    <w:rsid w:val="009407DA"/>
    <w:rsid w:val="00941A3A"/>
    <w:rsid w:val="009424F3"/>
    <w:rsid w:val="00943BA7"/>
    <w:rsid w:val="00943CB9"/>
    <w:rsid w:val="00946513"/>
    <w:rsid w:val="00946854"/>
    <w:rsid w:val="00950576"/>
    <w:rsid w:val="009530E4"/>
    <w:rsid w:val="00953334"/>
    <w:rsid w:val="009554F8"/>
    <w:rsid w:val="00955561"/>
    <w:rsid w:val="00956B07"/>
    <w:rsid w:val="00956C74"/>
    <w:rsid w:val="00960055"/>
    <w:rsid w:val="00961F31"/>
    <w:rsid w:val="0096216D"/>
    <w:rsid w:val="009627F2"/>
    <w:rsid w:val="009630F2"/>
    <w:rsid w:val="00963B22"/>
    <w:rsid w:val="00964EDE"/>
    <w:rsid w:val="00965580"/>
    <w:rsid w:val="00965F3B"/>
    <w:rsid w:val="00971832"/>
    <w:rsid w:val="00972552"/>
    <w:rsid w:val="009747AA"/>
    <w:rsid w:val="00975211"/>
    <w:rsid w:val="0097532D"/>
    <w:rsid w:val="00975B7F"/>
    <w:rsid w:val="00975CC6"/>
    <w:rsid w:val="00976462"/>
    <w:rsid w:val="009824E6"/>
    <w:rsid w:val="00983E4F"/>
    <w:rsid w:val="00983F21"/>
    <w:rsid w:val="0098470E"/>
    <w:rsid w:val="00984EE8"/>
    <w:rsid w:val="00986972"/>
    <w:rsid w:val="00987A23"/>
    <w:rsid w:val="009920E7"/>
    <w:rsid w:val="00992748"/>
    <w:rsid w:val="009930BA"/>
    <w:rsid w:val="00993934"/>
    <w:rsid w:val="00994DEF"/>
    <w:rsid w:val="00995349"/>
    <w:rsid w:val="009959C8"/>
    <w:rsid w:val="009964EA"/>
    <w:rsid w:val="009A07BF"/>
    <w:rsid w:val="009A240A"/>
    <w:rsid w:val="009A26E8"/>
    <w:rsid w:val="009A3406"/>
    <w:rsid w:val="009A3C2C"/>
    <w:rsid w:val="009A40B8"/>
    <w:rsid w:val="009A533E"/>
    <w:rsid w:val="009A5888"/>
    <w:rsid w:val="009A729C"/>
    <w:rsid w:val="009B0CAC"/>
    <w:rsid w:val="009B2517"/>
    <w:rsid w:val="009C11B1"/>
    <w:rsid w:val="009C123C"/>
    <w:rsid w:val="009C2119"/>
    <w:rsid w:val="009C2E45"/>
    <w:rsid w:val="009C3769"/>
    <w:rsid w:val="009C551A"/>
    <w:rsid w:val="009C759F"/>
    <w:rsid w:val="009D46D2"/>
    <w:rsid w:val="009D5F9C"/>
    <w:rsid w:val="009D70E9"/>
    <w:rsid w:val="009E12AC"/>
    <w:rsid w:val="009E3D3E"/>
    <w:rsid w:val="009E3F8D"/>
    <w:rsid w:val="009E652A"/>
    <w:rsid w:val="009E7E9F"/>
    <w:rsid w:val="009F1DEC"/>
    <w:rsid w:val="009F47FF"/>
    <w:rsid w:val="009F77E2"/>
    <w:rsid w:val="009F7DA3"/>
    <w:rsid w:val="00A00200"/>
    <w:rsid w:val="00A00EE4"/>
    <w:rsid w:val="00A01308"/>
    <w:rsid w:val="00A033C1"/>
    <w:rsid w:val="00A0473B"/>
    <w:rsid w:val="00A10170"/>
    <w:rsid w:val="00A101CB"/>
    <w:rsid w:val="00A11217"/>
    <w:rsid w:val="00A117CE"/>
    <w:rsid w:val="00A125F5"/>
    <w:rsid w:val="00A13704"/>
    <w:rsid w:val="00A13811"/>
    <w:rsid w:val="00A13B57"/>
    <w:rsid w:val="00A2188E"/>
    <w:rsid w:val="00A21B8E"/>
    <w:rsid w:val="00A22694"/>
    <w:rsid w:val="00A22CEE"/>
    <w:rsid w:val="00A2466B"/>
    <w:rsid w:val="00A265E6"/>
    <w:rsid w:val="00A268AE"/>
    <w:rsid w:val="00A343D6"/>
    <w:rsid w:val="00A40065"/>
    <w:rsid w:val="00A42D78"/>
    <w:rsid w:val="00A42F0F"/>
    <w:rsid w:val="00A434DF"/>
    <w:rsid w:val="00A517F7"/>
    <w:rsid w:val="00A51C4B"/>
    <w:rsid w:val="00A55D3F"/>
    <w:rsid w:val="00A57A66"/>
    <w:rsid w:val="00A60BA2"/>
    <w:rsid w:val="00A64417"/>
    <w:rsid w:val="00A6452A"/>
    <w:rsid w:val="00A71590"/>
    <w:rsid w:val="00A71E52"/>
    <w:rsid w:val="00A724D8"/>
    <w:rsid w:val="00A74281"/>
    <w:rsid w:val="00A74542"/>
    <w:rsid w:val="00A7566C"/>
    <w:rsid w:val="00A771E1"/>
    <w:rsid w:val="00A82618"/>
    <w:rsid w:val="00A83EFA"/>
    <w:rsid w:val="00A85A3C"/>
    <w:rsid w:val="00A90A1D"/>
    <w:rsid w:val="00A92554"/>
    <w:rsid w:val="00A94811"/>
    <w:rsid w:val="00A950C5"/>
    <w:rsid w:val="00A97B36"/>
    <w:rsid w:val="00AA3F9F"/>
    <w:rsid w:val="00AA42B4"/>
    <w:rsid w:val="00AA445D"/>
    <w:rsid w:val="00AA4821"/>
    <w:rsid w:val="00AA543C"/>
    <w:rsid w:val="00AA59C0"/>
    <w:rsid w:val="00AA764F"/>
    <w:rsid w:val="00AB3AE7"/>
    <w:rsid w:val="00AB3C2C"/>
    <w:rsid w:val="00AB7082"/>
    <w:rsid w:val="00AC3237"/>
    <w:rsid w:val="00AC3A74"/>
    <w:rsid w:val="00AC47FF"/>
    <w:rsid w:val="00AC51CE"/>
    <w:rsid w:val="00AC6FFD"/>
    <w:rsid w:val="00AD1C17"/>
    <w:rsid w:val="00AD64CA"/>
    <w:rsid w:val="00AE2D30"/>
    <w:rsid w:val="00AE2F48"/>
    <w:rsid w:val="00AE36AB"/>
    <w:rsid w:val="00AE61EC"/>
    <w:rsid w:val="00AF170D"/>
    <w:rsid w:val="00AF1A52"/>
    <w:rsid w:val="00AF582D"/>
    <w:rsid w:val="00AF6376"/>
    <w:rsid w:val="00B011C8"/>
    <w:rsid w:val="00B012B8"/>
    <w:rsid w:val="00B01403"/>
    <w:rsid w:val="00B02C8D"/>
    <w:rsid w:val="00B034F5"/>
    <w:rsid w:val="00B05A0E"/>
    <w:rsid w:val="00B061EA"/>
    <w:rsid w:val="00B06A30"/>
    <w:rsid w:val="00B07585"/>
    <w:rsid w:val="00B10D8C"/>
    <w:rsid w:val="00B135DC"/>
    <w:rsid w:val="00B15677"/>
    <w:rsid w:val="00B159F5"/>
    <w:rsid w:val="00B20F8B"/>
    <w:rsid w:val="00B21B27"/>
    <w:rsid w:val="00B22163"/>
    <w:rsid w:val="00B263E9"/>
    <w:rsid w:val="00B26DFD"/>
    <w:rsid w:val="00B26F62"/>
    <w:rsid w:val="00B27B14"/>
    <w:rsid w:val="00B309DC"/>
    <w:rsid w:val="00B30DCB"/>
    <w:rsid w:val="00B33855"/>
    <w:rsid w:val="00B35469"/>
    <w:rsid w:val="00B3585F"/>
    <w:rsid w:val="00B35C73"/>
    <w:rsid w:val="00B37D7F"/>
    <w:rsid w:val="00B4114B"/>
    <w:rsid w:val="00B42BEF"/>
    <w:rsid w:val="00B438A0"/>
    <w:rsid w:val="00B45AE7"/>
    <w:rsid w:val="00B469E7"/>
    <w:rsid w:val="00B46F7B"/>
    <w:rsid w:val="00B474E8"/>
    <w:rsid w:val="00B47A84"/>
    <w:rsid w:val="00B47DCF"/>
    <w:rsid w:val="00B52635"/>
    <w:rsid w:val="00B538A2"/>
    <w:rsid w:val="00B621DB"/>
    <w:rsid w:val="00B62324"/>
    <w:rsid w:val="00B63461"/>
    <w:rsid w:val="00B64593"/>
    <w:rsid w:val="00B64656"/>
    <w:rsid w:val="00B66457"/>
    <w:rsid w:val="00B66719"/>
    <w:rsid w:val="00B678DF"/>
    <w:rsid w:val="00B700B2"/>
    <w:rsid w:val="00B70BD3"/>
    <w:rsid w:val="00B7197F"/>
    <w:rsid w:val="00B7348F"/>
    <w:rsid w:val="00B75BCC"/>
    <w:rsid w:val="00B76969"/>
    <w:rsid w:val="00B76D9A"/>
    <w:rsid w:val="00B8389C"/>
    <w:rsid w:val="00B8425D"/>
    <w:rsid w:val="00B859BC"/>
    <w:rsid w:val="00B85C82"/>
    <w:rsid w:val="00B901C5"/>
    <w:rsid w:val="00B91A29"/>
    <w:rsid w:val="00B92793"/>
    <w:rsid w:val="00B92E1E"/>
    <w:rsid w:val="00B9338A"/>
    <w:rsid w:val="00B94B17"/>
    <w:rsid w:val="00B95812"/>
    <w:rsid w:val="00B95BC5"/>
    <w:rsid w:val="00B974B8"/>
    <w:rsid w:val="00B97C10"/>
    <w:rsid w:val="00B97FA7"/>
    <w:rsid w:val="00BA037E"/>
    <w:rsid w:val="00BA11AD"/>
    <w:rsid w:val="00BA2629"/>
    <w:rsid w:val="00BA27CC"/>
    <w:rsid w:val="00BA30DF"/>
    <w:rsid w:val="00BA37F0"/>
    <w:rsid w:val="00BA3ACB"/>
    <w:rsid w:val="00BA5562"/>
    <w:rsid w:val="00BA593F"/>
    <w:rsid w:val="00BA70A4"/>
    <w:rsid w:val="00BA73F1"/>
    <w:rsid w:val="00BB0FB7"/>
    <w:rsid w:val="00BB169F"/>
    <w:rsid w:val="00BB4712"/>
    <w:rsid w:val="00BB6419"/>
    <w:rsid w:val="00BB7448"/>
    <w:rsid w:val="00BC024B"/>
    <w:rsid w:val="00BC0B2A"/>
    <w:rsid w:val="00BC24F1"/>
    <w:rsid w:val="00BC27D7"/>
    <w:rsid w:val="00BC310C"/>
    <w:rsid w:val="00BC6EF1"/>
    <w:rsid w:val="00BD05E6"/>
    <w:rsid w:val="00BD121B"/>
    <w:rsid w:val="00BD2792"/>
    <w:rsid w:val="00BD35DD"/>
    <w:rsid w:val="00BD3C46"/>
    <w:rsid w:val="00BD4497"/>
    <w:rsid w:val="00BD47E6"/>
    <w:rsid w:val="00BD5C77"/>
    <w:rsid w:val="00BD69DB"/>
    <w:rsid w:val="00BE0968"/>
    <w:rsid w:val="00BE2A91"/>
    <w:rsid w:val="00BE2EED"/>
    <w:rsid w:val="00BE3D28"/>
    <w:rsid w:val="00BE4F2A"/>
    <w:rsid w:val="00BE5ACE"/>
    <w:rsid w:val="00BF008A"/>
    <w:rsid w:val="00BF1968"/>
    <w:rsid w:val="00BF474B"/>
    <w:rsid w:val="00BF4E1A"/>
    <w:rsid w:val="00BF55BE"/>
    <w:rsid w:val="00BF569C"/>
    <w:rsid w:val="00BF6AB1"/>
    <w:rsid w:val="00C0017A"/>
    <w:rsid w:val="00C00474"/>
    <w:rsid w:val="00C0136E"/>
    <w:rsid w:val="00C0207D"/>
    <w:rsid w:val="00C02409"/>
    <w:rsid w:val="00C026A7"/>
    <w:rsid w:val="00C03464"/>
    <w:rsid w:val="00C11724"/>
    <w:rsid w:val="00C11AEE"/>
    <w:rsid w:val="00C1224C"/>
    <w:rsid w:val="00C13CBA"/>
    <w:rsid w:val="00C16F39"/>
    <w:rsid w:val="00C17533"/>
    <w:rsid w:val="00C20378"/>
    <w:rsid w:val="00C226AF"/>
    <w:rsid w:val="00C2274B"/>
    <w:rsid w:val="00C2363A"/>
    <w:rsid w:val="00C236D4"/>
    <w:rsid w:val="00C25984"/>
    <w:rsid w:val="00C25C6B"/>
    <w:rsid w:val="00C30CDC"/>
    <w:rsid w:val="00C327A6"/>
    <w:rsid w:val="00C3413F"/>
    <w:rsid w:val="00C36F43"/>
    <w:rsid w:val="00C37D61"/>
    <w:rsid w:val="00C404D7"/>
    <w:rsid w:val="00C430AB"/>
    <w:rsid w:val="00C44070"/>
    <w:rsid w:val="00C47647"/>
    <w:rsid w:val="00C4764C"/>
    <w:rsid w:val="00C527E1"/>
    <w:rsid w:val="00C5657F"/>
    <w:rsid w:val="00C56CD8"/>
    <w:rsid w:val="00C5782D"/>
    <w:rsid w:val="00C637E6"/>
    <w:rsid w:val="00C65055"/>
    <w:rsid w:val="00C7109F"/>
    <w:rsid w:val="00C71625"/>
    <w:rsid w:val="00C71806"/>
    <w:rsid w:val="00C71DD1"/>
    <w:rsid w:val="00C72E3F"/>
    <w:rsid w:val="00C72FDC"/>
    <w:rsid w:val="00C73572"/>
    <w:rsid w:val="00C73C85"/>
    <w:rsid w:val="00C759F2"/>
    <w:rsid w:val="00C80E35"/>
    <w:rsid w:val="00C81959"/>
    <w:rsid w:val="00C8196A"/>
    <w:rsid w:val="00C82755"/>
    <w:rsid w:val="00C86533"/>
    <w:rsid w:val="00C9010F"/>
    <w:rsid w:val="00C9032E"/>
    <w:rsid w:val="00C9071A"/>
    <w:rsid w:val="00C928A3"/>
    <w:rsid w:val="00C93B8C"/>
    <w:rsid w:val="00C941BA"/>
    <w:rsid w:val="00C941CD"/>
    <w:rsid w:val="00C94DFD"/>
    <w:rsid w:val="00C951BF"/>
    <w:rsid w:val="00C953E6"/>
    <w:rsid w:val="00C95C6E"/>
    <w:rsid w:val="00C97198"/>
    <w:rsid w:val="00CA2B27"/>
    <w:rsid w:val="00CA3EC9"/>
    <w:rsid w:val="00CA4C59"/>
    <w:rsid w:val="00CA6A5C"/>
    <w:rsid w:val="00CA6CB6"/>
    <w:rsid w:val="00CB1759"/>
    <w:rsid w:val="00CB2B72"/>
    <w:rsid w:val="00CB34F3"/>
    <w:rsid w:val="00CB3597"/>
    <w:rsid w:val="00CB4038"/>
    <w:rsid w:val="00CB4586"/>
    <w:rsid w:val="00CB647E"/>
    <w:rsid w:val="00CB7A35"/>
    <w:rsid w:val="00CC16EE"/>
    <w:rsid w:val="00CC3E5D"/>
    <w:rsid w:val="00CC619E"/>
    <w:rsid w:val="00CD1E2F"/>
    <w:rsid w:val="00CD245A"/>
    <w:rsid w:val="00CD3566"/>
    <w:rsid w:val="00CD446A"/>
    <w:rsid w:val="00CD51C1"/>
    <w:rsid w:val="00CD5295"/>
    <w:rsid w:val="00CD65AF"/>
    <w:rsid w:val="00CD66A5"/>
    <w:rsid w:val="00CD6D45"/>
    <w:rsid w:val="00CD6E7A"/>
    <w:rsid w:val="00CD7210"/>
    <w:rsid w:val="00CE159D"/>
    <w:rsid w:val="00CE161B"/>
    <w:rsid w:val="00CE2050"/>
    <w:rsid w:val="00CE783C"/>
    <w:rsid w:val="00CE7C01"/>
    <w:rsid w:val="00CF02F6"/>
    <w:rsid w:val="00CF0FAA"/>
    <w:rsid w:val="00CF17CB"/>
    <w:rsid w:val="00CF1C98"/>
    <w:rsid w:val="00CF2681"/>
    <w:rsid w:val="00CF2D5B"/>
    <w:rsid w:val="00CF2E7C"/>
    <w:rsid w:val="00CF36FD"/>
    <w:rsid w:val="00CF5336"/>
    <w:rsid w:val="00CF609E"/>
    <w:rsid w:val="00D02730"/>
    <w:rsid w:val="00D05A82"/>
    <w:rsid w:val="00D069BD"/>
    <w:rsid w:val="00D06D4B"/>
    <w:rsid w:val="00D06FD1"/>
    <w:rsid w:val="00D07D31"/>
    <w:rsid w:val="00D1004B"/>
    <w:rsid w:val="00D101ED"/>
    <w:rsid w:val="00D1042D"/>
    <w:rsid w:val="00D11E76"/>
    <w:rsid w:val="00D132F9"/>
    <w:rsid w:val="00D14E8E"/>
    <w:rsid w:val="00D15139"/>
    <w:rsid w:val="00D17A68"/>
    <w:rsid w:val="00D2016F"/>
    <w:rsid w:val="00D2086B"/>
    <w:rsid w:val="00D21B43"/>
    <w:rsid w:val="00D23B93"/>
    <w:rsid w:val="00D243BE"/>
    <w:rsid w:val="00D2516E"/>
    <w:rsid w:val="00D26453"/>
    <w:rsid w:val="00D26E38"/>
    <w:rsid w:val="00D27E68"/>
    <w:rsid w:val="00D30286"/>
    <w:rsid w:val="00D310B0"/>
    <w:rsid w:val="00D3794F"/>
    <w:rsid w:val="00D379E6"/>
    <w:rsid w:val="00D37E48"/>
    <w:rsid w:val="00D4089C"/>
    <w:rsid w:val="00D40E52"/>
    <w:rsid w:val="00D422AF"/>
    <w:rsid w:val="00D42A0D"/>
    <w:rsid w:val="00D43263"/>
    <w:rsid w:val="00D43972"/>
    <w:rsid w:val="00D44208"/>
    <w:rsid w:val="00D45781"/>
    <w:rsid w:val="00D461D7"/>
    <w:rsid w:val="00D47B36"/>
    <w:rsid w:val="00D50C06"/>
    <w:rsid w:val="00D5124F"/>
    <w:rsid w:val="00D52347"/>
    <w:rsid w:val="00D5234A"/>
    <w:rsid w:val="00D52B7C"/>
    <w:rsid w:val="00D55A50"/>
    <w:rsid w:val="00D57C96"/>
    <w:rsid w:val="00D60C14"/>
    <w:rsid w:val="00D65A96"/>
    <w:rsid w:val="00D67F42"/>
    <w:rsid w:val="00D713A6"/>
    <w:rsid w:val="00D71796"/>
    <w:rsid w:val="00D75826"/>
    <w:rsid w:val="00D8094F"/>
    <w:rsid w:val="00D81B68"/>
    <w:rsid w:val="00D81ED8"/>
    <w:rsid w:val="00D847E6"/>
    <w:rsid w:val="00D85B50"/>
    <w:rsid w:val="00D86434"/>
    <w:rsid w:val="00D8662E"/>
    <w:rsid w:val="00D9052B"/>
    <w:rsid w:val="00D90BB2"/>
    <w:rsid w:val="00D9136F"/>
    <w:rsid w:val="00D91960"/>
    <w:rsid w:val="00D91D65"/>
    <w:rsid w:val="00D9330B"/>
    <w:rsid w:val="00D9418E"/>
    <w:rsid w:val="00D95E72"/>
    <w:rsid w:val="00D9725B"/>
    <w:rsid w:val="00DA0E9F"/>
    <w:rsid w:val="00DA4501"/>
    <w:rsid w:val="00DA55AD"/>
    <w:rsid w:val="00DA6B6B"/>
    <w:rsid w:val="00DA6EB4"/>
    <w:rsid w:val="00DB0AE5"/>
    <w:rsid w:val="00DB13C8"/>
    <w:rsid w:val="00DB2833"/>
    <w:rsid w:val="00DB3E33"/>
    <w:rsid w:val="00DB45DD"/>
    <w:rsid w:val="00DB6710"/>
    <w:rsid w:val="00DB6EBB"/>
    <w:rsid w:val="00DB6FDE"/>
    <w:rsid w:val="00DB71D3"/>
    <w:rsid w:val="00DB7574"/>
    <w:rsid w:val="00DC446F"/>
    <w:rsid w:val="00DC58F1"/>
    <w:rsid w:val="00DC5ED7"/>
    <w:rsid w:val="00DC5F8E"/>
    <w:rsid w:val="00DC6BCA"/>
    <w:rsid w:val="00DC7197"/>
    <w:rsid w:val="00DC7AAC"/>
    <w:rsid w:val="00DD08F0"/>
    <w:rsid w:val="00DD2026"/>
    <w:rsid w:val="00DD220F"/>
    <w:rsid w:val="00DD2628"/>
    <w:rsid w:val="00DD3FD3"/>
    <w:rsid w:val="00DD439D"/>
    <w:rsid w:val="00DD4561"/>
    <w:rsid w:val="00DD4CA5"/>
    <w:rsid w:val="00DD53D6"/>
    <w:rsid w:val="00DD5EB0"/>
    <w:rsid w:val="00DD667F"/>
    <w:rsid w:val="00DD7512"/>
    <w:rsid w:val="00DD7900"/>
    <w:rsid w:val="00DE0198"/>
    <w:rsid w:val="00DE1A61"/>
    <w:rsid w:val="00DE1B93"/>
    <w:rsid w:val="00DE1C16"/>
    <w:rsid w:val="00DE210E"/>
    <w:rsid w:val="00DE3890"/>
    <w:rsid w:val="00DE4F9D"/>
    <w:rsid w:val="00DE59B1"/>
    <w:rsid w:val="00DE777F"/>
    <w:rsid w:val="00DF1DF0"/>
    <w:rsid w:val="00DF3E04"/>
    <w:rsid w:val="00DF47CA"/>
    <w:rsid w:val="00DF58EC"/>
    <w:rsid w:val="00DF6931"/>
    <w:rsid w:val="00DF7FCB"/>
    <w:rsid w:val="00E00324"/>
    <w:rsid w:val="00E0153B"/>
    <w:rsid w:val="00E027DF"/>
    <w:rsid w:val="00E0298F"/>
    <w:rsid w:val="00E042DD"/>
    <w:rsid w:val="00E07107"/>
    <w:rsid w:val="00E073B8"/>
    <w:rsid w:val="00E07AEB"/>
    <w:rsid w:val="00E11BBB"/>
    <w:rsid w:val="00E12609"/>
    <w:rsid w:val="00E14DEC"/>
    <w:rsid w:val="00E15072"/>
    <w:rsid w:val="00E15234"/>
    <w:rsid w:val="00E15309"/>
    <w:rsid w:val="00E160AF"/>
    <w:rsid w:val="00E1771D"/>
    <w:rsid w:val="00E203D3"/>
    <w:rsid w:val="00E2058A"/>
    <w:rsid w:val="00E211DD"/>
    <w:rsid w:val="00E2169B"/>
    <w:rsid w:val="00E24018"/>
    <w:rsid w:val="00E2411F"/>
    <w:rsid w:val="00E25799"/>
    <w:rsid w:val="00E27926"/>
    <w:rsid w:val="00E2799F"/>
    <w:rsid w:val="00E31F25"/>
    <w:rsid w:val="00E32115"/>
    <w:rsid w:val="00E32618"/>
    <w:rsid w:val="00E32EC4"/>
    <w:rsid w:val="00E33652"/>
    <w:rsid w:val="00E33B71"/>
    <w:rsid w:val="00E34801"/>
    <w:rsid w:val="00E34B50"/>
    <w:rsid w:val="00E40EC8"/>
    <w:rsid w:val="00E421F8"/>
    <w:rsid w:val="00E42575"/>
    <w:rsid w:val="00E42C06"/>
    <w:rsid w:val="00E435EE"/>
    <w:rsid w:val="00E45DF6"/>
    <w:rsid w:val="00E4606D"/>
    <w:rsid w:val="00E5046F"/>
    <w:rsid w:val="00E50EBF"/>
    <w:rsid w:val="00E55327"/>
    <w:rsid w:val="00E602BF"/>
    <w:rsid w:val="00E613CD"/>
    <w:rsid w:val="00E63CFB"/>
    <w:rsid w:val="00E63E3A"/>
    <w:rsid w:val="00E64423"/>
    <w:rsid w:val="00E70284"/>
    <w:rsid w:val="00E71AB2"/>
    <w:rsid w:val="00E720F3"/>
    <w:rsid w:val="00E77875"/>
    <w:rsid w:val="00E807FB"/>
    <w:rsid w:val="00E8173F"/>
    <w:rsid w:val="00E81D4F"/>
    <w:rsid w:val="00E82E22"/>
    <w:rsid w:val="00E84481"/>
    <w:rsid w:val="00E86C64"/>
    <w:rsid w:val="00E870A8"/>
    <w:rsid w:val="00E9237D"/>
    <w:rsid w:val="00E93602"/>
    <w:rsid w:val="00EA1017"/>
    <w:rsid w:val="00EA3DCC"/>
    <w:rsid w:val="00EA43DA"/>
    <w:rsid w:val="00EA6E4A"/>
    <w:rsid w:val="00EA795F"/>
    <w:rsid w:val="00EB0677"/>
    <w:rsid w:val="00EB0CE0"/>
    <w:rsid w:val="00EB139F"/>
    <w:rsid w:val="00EB20B7"/>
    <w:rsid w:val="00EB2C1B"/>
    <w:rsid w:val="00EB4F4D"/>
    <w:rsid w:val="00EB6268"/>
    <w:rsid w:val="00EB6FB1"/>
    <w:rsid w:val="00EB721D"/>
    <w:rsid w:val="00EB73A0"/>
    <w:rsid w:val="00EB7515"/>
    <w:rsid w:val="00EC0316"/>
    <w:rsid w:val="00EC04BF"/>
    <w:rsid w:val="00EC06B8"/>
    <w:rsid w:val="00EC11CA"/>
    <w:rsid w:val="00EC19B3"/>
    <w:rsid w:val="00EC3403"/>
    <w:rsid w:val="00EC6695"/>
    <w:rsid w:val="00EC66C5"/>
    <w:rsid w:val="00EC6710"/>
    <w:rsid w:val="00ED00C1"/>
    <w:rsid w:val="00ED2755"/>
    <w:rsid w:val="00ED2FD1"/>
    <w:rsid w:val="00ED3261"/>
    <w:rsid w:val="00ED6496"/>
    <w:rsid w:val="00ED7403"/>
    <w:rsid w:val="00ED74BC"/>
    <w:rsid w:val="00EE03A9"/>
    <w:rsid w:val="00EE0D9E"/>
    <w:rsid w:val="00EE1450"/>
    <w:rsid w:val="00EE194E"/>
    <w:rsid w:val="00EE1A79"/>
    <w:rsid w:val="00EE1FA5"/>
    <w:rsid w:val="00EE2F85"/>
    <w:rsid w:val="00EE325C"/>
    <w:rsid w:val="00EE4DC6"/>
    <w:rsid w:val="00EE4E13"/>
    <w:rsid w:val="00EE51D3"/>
    <w:rsid w:val="00EE5BE8"/>
    <w:rsid w:val="00EE63DC"/>
    <w:rsid w:val="00EE747F"/>
    <w:rsid w:val="00EF031F"/>
    <w:rsid w:val="00EF0DFF"/>
    <w:rsid w:val="00EF3FC0"/>
    <w:rsid w:val="00EF4DFB"/>
    <w:rsid w:val="00F004D6"/>
    <w:rsid w:val="00F0052C"/>
    <w:rsid w:val="00F00777"/>
    <w:rsid w:val="00F02733"/>
    <w:rsid w:val="00F04A47"/>
    <w:rsid w:val="00F05D4D"/>
    <w:rsid w:val="00F05D73"/>
    <w:rsid w:val="00F06098"/>
    <w:rsid w:val="00F103AF"/>
    <w:rsid w:val="00F10AB5"/>
    <w:rsid w:val="00F11243"/>
    <w:rsid w:val="00F11256"/>
    <w:rsid w:val="00F11DC0"/>
    <w:rsid w:val="00F123D1"/>
    <w:rsid w:val="00F1303D"/>
    <w:rsid w:val="00F166B9"/>
    <w:rsid w:val="00F169AC"/>
    <w:rsid w:val="00F20F38"/>
    <w:rsid w:val="00F228A6"/>
    <w:rsid w:val="00F23B1F"/>
    <w:rsid w:val="00F23E1D"/>
    <w:rsid w:val="00F244C2"/>
    <w:rsid w:val="00F24E74"/>
    <w:rsid w:val="00F276CC"/>
    <w:rsid w:val="00F305A9"/>
    <w:rsid w:val="00F30A48"/>
    <w:rsid w:val="00F30B44"/>
    <w:rsid w:val="00F31DAE"/>
    <w:rsid w:val="00F33437"/>
    <w:rsid w:val="00F33FC1"/>
    <w:rsid w:val="00F34738"/>
    <w:rsid w:val="00F34B00"/>
    <w:rsid w:val="00F35C31"/>
    <w:rsid w:val="00F36C32"/>
    <w:rsid w:val="00F37B64"/>
    <w:rsid w:val="00F37D9E"/>
    <w:rsid w:val="00F410C2"/>
    <w:rsid w:val="00F413BB"/>
    <w:rsid w:val="00F42FA1"/>
    <w:rsid w:val="00F44E91"/>
    <w:rsid w:val="00F47EC9"/>
    <w:rsid w:val="00F516A6"/>
    <w:rsid w:val="00F51CC3"/>
    <w:rsid w:val="00F5289B"/>
    <w:rsid w:val="00F5319E"/>
    <w:rsid w:val="00F57AD1"/>
    <w:rsid w:val="00F57C22"/>
    <w:rsid w:val="00F60AAB"/>
    <w:rsid w:val="00F6198B"/>
    <w:rsid w:val="00F61C09"/>
    <w:rsid w:val="00F62EDA"/>
    <w:rsid w:val="00F65216"/>
    <w:rsid w:val="00F6598B"/>
    <w:rsid w:val="00F659B6"/>
    <w:rsid w:val="00F66619"/>
    <w:rsid w:val="00F67262"/>
    <w:rsid w:val="00F67441"/>
    <w:rsid w:val="00F67E48"/>
    <w:rsid w:val="00F720D3"/>
    <w:rsid w:val="00F74F42"/>
    <w:rsid w:val="00F768B9"/>
    <w:rsid w:val="00F77243"/>
    <w:rsid w:val="00F80C0F"/>
    <w:rsid w:val="00F817ED"/>
    <w:rsid w:val="00F82FDF"/>
    <w:rsid w:val="00F8346C"/>
    <w:rsid w:val="00F84439"/>
    <w:rsid w:val="00F848F5"/>
    <w:rsid w:val="00F85FA0"/>
    <w:rsid w:val="00F86568"/>
    <w:rsid w:val="00F90497"/>
    <w:rsid w:val="00F91AD0"/>
    <w:rsid w:val="00F91B33"/>
    <w:rsid w:val="00F95321"/>
    <w:rsid w:val="00F9583D"/>
    <w:rsid w:val="00F9627A"/>
    <w:rsid w:val="00F96C9D"/>
    <w:rsid w:val="00F97498"/>
    <w:rsid w:val="00FA1BA2"/>
    <w:rsid w:val="00FA2F48"/>
    <w:rsid w:val="00FA3F89"/>
    <w:rsid w:val="00FA5251"/>
    <w:rsid w:val="00FA6408"/>
    <w:rsid w:val="00FA70F5"/>
    <w:rsid w:val="00FB251C"/>
    <w:rsid w:val="00FB430A"/>
    <w:rsid w:val="00FB489B"/>
    <w:rsid w:val="00FB5263"/>
    <w:rsid w:val="00FC255A"/>
    <w:rsid w:val="00FC4EF3"/>
    <w:rsid w:val="00FC5197"/>
    <w:rsid w:val="00FC5254"/>
    <w:rsid w:val="00FC52CF"/>
    <w:rsid w:val="00FC72C7"/>
    <w:rsid w:val="00FC7344"/>
    <w:rsid w:val="00FD2640"/>
    <w:rsid w:val="00FD2683"/>
    <w:rsid w:val="00FD2F80"/>
    <w:rsid w:val="00FD4D9A"/>
    <w:rsid w:val="00FD7059"/>
    <w:rsid w:val="00FD7280"/>
    <w:rsid w:val="00FE4624"/>
    <w:rsid w:val="00FE4DF7"/>
    <w:rsid w:val="00FE5BD6"/>
    <w:rsid w:val="00FE78C1"/>
    <w:rsid w:val="00FE7C37"/>
    <w:rsid w:val="00FF17E3"/>
    <w:rsid w:val="00FF2068"/>
    <w:rsid w:val="00FF3308"/>
    <w:rsid w:val="00FF3606"/>
    <w:rsid w:val="00FF38A1"/>
    <w:rsid w:val="00FF4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fc"/>
    </o:shapedefaults>
    <o:shapelayout v:ext="edit">
      <o:idmap v:ext="edit" data="1"/>
    </o:shapelayout>
  </w:shapeDefaults>
  <w:decimalSymbol w:val="."/>
  <w:listSeparator w:val=","/>
  <w14:docId w14:val="7F1FC5BF"/>
  <w15:chartTrackingRefBased/>
  <w15:docId w15:val="{21DD3491-F2A5-4BFE-B179-CBC60BADA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1017"/>
    <w:pPr>
      <w:spacing w:after="160" w:line="259" w:lineRule="auto"/>
    </w:pPr>
    <w:rPr>
      <w:rFonts w:asciiTheme="minorHAnsi" w:eastAsiaTheme="minorHAnsi" w:hAnsiTheme="minorHAnsi" w:cstheme="minorBidi"/>
      <w:sz w:val="22"/>
      <w:szCs w:val="22"/>
    </w:rPr>
  </w:style>
  <w:style w:type="paragraph" w:styleId="Heading1">
    <w:name w:val="heading 1"/>
    <w:aliases w:val="H1"/>
    <w:basedOn w:val="Normal"/>
    <w:next w:val="Normal"/>
    <w:uiPriority w:val="9"/>
    <w:qFormat/>
    <w:rsid w:val="00960055"/>
    <w:pPr>
      <w:keepNext/>
      <w:numPr>
        <w:numId w:val="1"/>
      </w:numPr>
      <w:spacing w:before="240" w:after="240"/>
      <w:outlineLvl w:val="0"/>
    </w:pPr>
    <w:rPr>
      <w:b/>
      <w:caps/>
      <w:kern w:val="28"/>
      <w:sz w:val="24"/>
    </w:rPr>
  </w:style>
  <w:style w:type="paragraph" w:styleId="Heading2">
    <w:name w:val="heading 2"/>
    <w:aliases w:val="H2"/>
    <w:basedOn w:val="Normal"/>
    <w:next w:val="Normal"/>
    <w:qFormat/>
    <w:rsid w:val="00960055"/>
    <w:pPr>
      <w:keepNext/>
      <w:numPr>
        <w:ilvl w:val="1"/>
        <w:numId w:val="1"/>
      </w:numPr>
      <w:tabs>
        <w:tab w:val="left" w:pos="576"/>
      </w:tabs>
      <w:spacing w:before="240" w:after="200"/>
      <w:outlineLvl w:val="1"/>
    </w:pPr>
    <w:rPr>
      <w:b/>
    </w:rPr>
  </w:style>
  <w:style w:type="paragraph" w:styleId="Heading3">
    <w:name w:val="heading 3"/>
    <w:aliases w:val="H3 Char,H3"/>
    <w:basedOn w:val="Normal"/>
    <w:next w:val="Normal"/>
    <w:link w:val="Heading3Char"/>
    <w:qFormat/>
    <w:rsid w:val="00960055"/>
    <w:pPr>
      <w:keepNext/>
      <w:numPr>
        <w:ilvl w:val="2"/>
        <w:numId w:val="1"/>
      </w:numPr>
      <w:spacing w:before="240" w:after="120"/>
      <w:outlineLvl w:val="2"/>
    </w:pPr>
    <w:rPr>
      <w:b/>
    </w:rPr>
  </w:style>
  <w:style w:type="paragraph" w:styleId="Heading4">
    <w:name w:val="heading 4"/>
    <w:aliases w:val="H4"/>
    <w:basedOn w:val="Normal"/>
    <w:next w:val="Normal"/>
    <w:autoRedefine/>
    <w:qFormat/>
    <w:rsid w:val="001452B3"/>
    <w:pPr>
      <w:keepNext/>
      <w:numPr>
        <w:ilvl w:val="3"/>
        <w:numId w:val="1"/>
      </w:numPr>
      <w:spacing w:before="240" w:after="60"/>
      <w:outlineLvl w:val="3"/>
    </w:pPr>
    <w:rPr>
      <w:b/>
      <w:i/>
    </w:rPr>
  </w:style>
  <w:style w:type="paragraph" w:styleId="Heading5">
    <w:name w:val="heading 5"/>
    <w:basedOn w:val="Normal"/>
    <w:next w:val="Normal"/>
    <w:qFormat/>
    <w:rsid w:val="00960055"/>
    <w:pPr>
      <w:numPr>
        <w:ilvl w:val="4"/>
        <w:numId w:val="1"/>
      </w:numPr>
      <w:spacing w:before="240" w:after="60"/>
      <w:outlineLvl w:val="4"/>
    </w:pPr>
    <w:rPr>
      <w:rFonts w:ascii="Arial" w:hAnsi="Arial"/>
    </w:rPr>
  </w:style>
  <w:style w:type="paragraph" w:styleId="Heading6">
    <w:name w:val="heading 6"/>
    <w:basedOn w:val="Normal"/>
    <w:next w:val="Normal"/>
    <w:qFormat/>
    <w:rsid w:val="00960055"/>
    <w:pPr>
      <w:numPr>
        <w:ilvl w:val="5"/>
        <w:numId w:val="1"/>
      </w:numPr>
      <w:spacing w:before="240" w:after="60"/>
      <w:outlineLvl w:val="5"/>
    </w:pPr>
    <w:rPr>
      <w:rFonts w:ascii="Arial" w:hAnsi="Arial"/>
      <w:i/>
    </w:rPr>
  </w:style>
  <w:style w:type="paragraph" w:styleId="Heading7">
    <w:name w:val="heading 7"/>
    <w:basedOn w:val="Normal"/>
    <w:next w:val="Normal"/>
    <w:qFormat/>
    <w:rsid w:val="00960055"/>
    <w:pPr>
      <w:numPr>
        <w:ilvl w:val="6"/>
        <w:numId w:val="1"/>
      </w:numPr>
      <w:spacing w:before="240" w:after="60"/>
      <w:outlineLvl w:val="6"/>
    </w:pPr>
    <w:rPr>
      <w:rFonts w:ascii="Arial" w:hAnsi="Arial"/>
    </w:rPr>
  </w:style>
  <w:style w:type="paragraph" w:styleId="Heading8">
    <w:name w:val="heading 8"/>
    <w:basedOn w:val="Normal"/>
    <w:next w:val="Normal"/>
    <w:qFormat/>
    <w:rsid w:val="00960055"/>
    <w:pPr>
      <w:numPr>
        <w:ilvl w:val="7"/>
        <w:numId w:val="1"/>
      </w:numPr>
      <w:spacing w:before="240" w:after="60"/>
      <w:outlineLvl w:val="7"/>
    </w:pPr>
    <w:rPr>
      <w:rFonts w:ascii="Arial" w:hAnsi="Arial"/>
      <w:i/>
    </w:rPr>
  </w:style>
  <w:style w:type="paragraph" w:styleId="Heading9">
    <w:name w:val="heading 9"/>
    <w:basedOn w:val="Normal"/>
    <w:next w:val="Normal"/>
    <w:qFormat/>
    <w:rsid w:val="00960055"/>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rsid w:val="00EA101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A1017"/>
  </w:style>
  <w:style w:type="paragraph" w:customStyle="1" w:styleId="PARA">
    <w:name w:val="PARA"/>
    <w:basedOn w:val="Normal"/>
    <w:rsid w:val="00960055"/>
    <w:pPr>
      <w:tabs>
        <w:tab w:val="left" w:pos="432"/>
      </w:tabs>
      <w:ind w:left="720"/>
    </w:pPr>
  </w:style>
  <w:style w:type="paragraph" w:customStyle="1" w:styleId="PARA1">
    <w:name w:val="PARA1"/>
    <w:basedOn w:val="Normal"/>
    <w:rsid w:val="00960055"/>
    <w:pPr>
      <w:tabs>
        <w:tab w:val="left" w:pos="-720"/>
        <w:tab w:val="left" w:pos="-576"/>
        <w:tab w:val="left" w:pos="0"/>
      </w:tabs>
      <w:ind w:left="720"/>
    </w:pPr>
    <w:rPr>
      <w:lang w:val="en-GB"/>
    </w:rPr>
  </w:style>
  <w:style w:type="paragraph" w:styleId="CommentText">
    <w:name w:val="annotation text"/>
    <w:basedOn w:val="Normal"/>
    <w:link w:val="CommentTextChar"/>
    <w:semiHidden/>
    <w:rsid w:val="00960055"/>
    <w:rPr>
      <w:rFonts w:ascii="Arial" w:hAnsi="Arial"/>
    </w:rPr>
  </w:style>
  <w:style w:type="paragraph" w:customStyle="1" w:styleId="App1">
    <w:name w:val="App1"/>
    <w:basedOn w:val="Heading1"/>
    <w:rsid w:val="00960055"/>
    <w:pPr>
      <w:tabs>
        <w:tab w:val="left" w:pos="-720"/>
        <w:tab w:val="left" w:pos="0"/>
      </w:tabs>
      <w:spacing w:before="0" w:after="0"/>
      <w:ind w:left="1440" w:hanging="1440"/>
      <w:outlineLvl w:val="9"/>
    </w:pPr>
    <w:rPr>
      <w:caps w:val="0"/>
      <w:sz w:val="32"/>
    </w:rPr>
  </w:style>
  <w:style w:type="paragraph" w:customStyle="1" w:styleId="APP2">
    <w:name w:val="APP2"/>
    <w:basedOn w:val="Normal"/>
    <w:rsid w:val="00960055"/>
    <w:pPr>
      <w:tabs>
        <w:tab w:val="left" w:pos="-720"/>
        <w:tab w:val="left" w:pos="0"/>
      </w:tabs>
      <w:ind w:left="720" w:hanging="720"/>
    </w:pPr>
    <w:rPr>
      <w:b/>
    </w:rPr>
  </w:style>
  <w:style w:type="paragraph" w:styleId="Header">
    <w:name w:val="header"/>
    <w:aliases w:val=" Char"/>
    <w:basedOn w:val="Normal"/>
    <w:link w:val="HeaderChar"/>
    <w:rsid w:val="00960055"/>
    <w:pPr>
      <w:tabs>
        <w:tab w:val="center" w:pos="4320"/>
        <w:tab w:val="right" w:pos="8640"/>
      </w:tabs>
    </w:pPr>
  </w:style>
  <w:style w:type="paragraph" w:styleId="Footer">
    <w:name w:val="footer"/>
    <w:basedOn w:val="Normal"/>
    <w:rsid w:val="00960055"/>
    <w:pPr>
      <w:tabs>
        <w:tab w:val="center" w:pos="4320"/>
        <w:tab w:val="right" w:pos="8640"/>
      </w:tabs>
    </w:pPr>
  </w:style>
  <w:style w:type="paragraph" w:customStyle="1" w:styleId="Bullet">
    <w:name w:val="Bullet"/>
    <w:basedOn w:val="b"/>
    <w:rsid w:val="00960055"/>
    <w:pPr>
      <w:ind w:left="1440" w:hanging="720"/>
    </w:pPr>
  </w:style>
  <w:style w:type="paragraph" w:customStyle="1" w:styleId="b">
    <w:name w:val="b"/>
    <w:basedOn w:val="Normal"/>
    <w:rsid w:val="00960055"/>
    <w:pPr>
      <w:ind w:left="1080" w:hanging="360"/>
    </w:pPr>
  </w:style>
  <w:style w:type="paragraph" w:customStyle="1" w:styleId="App20">
    <w:name w:val="App2"/>
    <w:basedOn w:val="Heading2"/>
    <w:rsid w:val="00960055"/>
    <w:pPr>
      <w:tabs>
        <w:tab w:val="left" w:pos="720"/>
      </w:tabs>
      <w:ind w:hanging="720"/>
      <w:outlineLvl w:val="9"/>
    </w:pPr>
    <w:rPr>
      <w:caps/>
    </w:rPr>
  </w:style>
  <w:style w:type="paragraph" w:styleId="TOC1">
    <w:name w:val="toc 1"/>
    <w:basedOn w:val="Normal"/>
    <w:next w:val="Normal"/>
    <w:uiPriority w:val="39"/>
    <w:rsid w:val="00960055"/>
    <w:pPr>
      <w:tabs>
        <w:tab w:val="right" w:leader="dot" w:pos="9029"/>
      </w:tabs>
      <w:spacing w:before="120" w:after="120"/>
    </w:pPr>
    <w:rPr>
      <w:caps/>
      <w:noProof/>
    </w:rPr>
  </w:style>
  <w:style w:type="paragraph" w:styleId="TOC2">
    <w:name w:val="toc 2"/>
    <w:basedOn w:val="Normal"/>
    <w:next w:val="Normal"/>
    <w:uiPriority w:val="39"/>
    <w:rsid w:val="00960055"/>
    <w:pPr>
      <w:tabs>
        <w:tab w:val="right" w:leader="dot" w:pos="9029"/>
      </w:tabs>
      <w:spacing w:line="360" w:lineRule="auto"/>
      <w:ind w:left="202"/>
    </w:pPr>
  </w:style>
  <w:style w:type="paragraph" w:styleId="TOC3">
    <w:name w:val="toc 3"/>
    <w:basedOn w:val="Normal"/>
    <w:next w:val="Normal"/>
    <w:uiPriority w:val="39"/>
    <w:rsid w:val="00960055"/>
    <w:pPr>
      <w:tabs>
        <w:tab w:val="right" w:leader="dot" w:pos="9029"/>
      </w:tabs>
      <w:ind w:left="400"/>
    </w:pPr>
  </w:style>
  <w:style w:type="paragraph" w:styleId="TOC4">
    <w:name w:val="toc 4"/>
    <w:basedOn w:val="Normal"/>
    <w:next w:val="Normal"/>
    <w:uiPriority w:val="39"/>
    <w:rsid w:val="00960055"/>
    <w:pPr>
      <w:tabs>
        <w:tab w:val="right" w:leader="dot" w:pos="9029"/>
      </w:tabs>
      <w:ind w:left="600"/>
    </w:pPr>
  </w:style>
  <w:style w:type="paragraph" w:styleId="TOC5">
    <w:name w:val="toc 5"/>
    <w:basedOn w:val="Normal"/>
    <w:next w:val="Normal"/>
    <w:semiHidden/>
    <w:rsid w:val="00960055"/>
    <w:pPr>
      <w:tabs>
        <w:tab w:val="right" w:leader="dot" w:pos="9029"/>
      </w:tabs>
      <w:ind w:left="800"/>
    </w:pPr>
  </w:style>
  <w:style w:type="paragraph" w:styleId="TOC6">
    <w:name w:val="toc 6"/>
    <w:basedOn w:val="Normal"/>
    <w:next w:val="Normal"/>
    <w:semiHidden/>
    <w:rsid w:val="00960055"/>
    <w:pPr>
      <w:tabs>
        <w:tab w:val="right" w:leader="dot" w:pos="9029"/>
      </w:tabs>
      <w:ind w:left="1000"/>
    </w:pPr>
  </w:style>
  <w:style w:type="paragraph" w:styleId="TOC7">
    <w:name w:val="toc 7"/>
    <w:basedOn w:val="Normal"/>
    <w:next w:val="Normal"/>
    <w:semiHidden/>
    <w:rsid w:val="00960055"/>
    <w:pPr>
      <w:tabs>
        <w:tab w:val="right" w:leader="dot" w:pos="9029"/>
      </w:tabs>
      <w:ind w:left="1200"/>
    </w:pPr>
  </w:style>
  <w:style w:type="paragraph" w:styleId="TOC8">
    <w:name w:val="toc 8"/>
    <w:basedOn w:val="Normal"/>
    <w:next w:val="Normal"/>
    <w:semiHidden/>
    <w:rsid w:val="00960055"/>
    <w:pPr>
      <w:tabs>
        <w:tab w:val="right" w:leader="dot" w:pos="9029"/>
      </w:tabs>
      <w:ind w:left="1400"/>
    </w:pPr>
  </w:style>
  <w:style w:type="paragraph" w:styleId="TOC9">
    <w:name w:val="toc 9"/>
    <w:basedOn w:val="Normal"/>
    <w:next w:val="Normal"/>
    <w:semiHidden/>
    <w:rsid w:val="00960055"/>
    <w:pPr>
      <w:tabs>
        <w:tab w:val="right" w:leader="dot" w:pos="9029"/>
      </w:tabs>
      <w:ind w:left="1600"/>
    </w:pPr>
  </w:style>
  <w:style w:type="character" w:styleId="PageNumber">
    <w:name w:val="page number"/>
    <w:basedOn w:val="DefaultParagraphFont"/>
    <w:rsid w:val="00960055"/>
  </w:style>
  <w:style w:type="paragraph" w:customStyle="1" w:styleId="para2">
    <w:name w:val="para2"/>
    <w:basedOn w:val="PARA1"/>
    <w:rsid w:val="00960055"/>
  </w:style>
  <w:style w:type="paragraph" w:styleId="NormalIndent">
    <w:name w:val="Normal Indent"/>
    <w:basedOn w:val="Normal"/>
    <w:rsid w:val="00960055"/>
    <w:pPr>
      <w:ind w:left="432"/>
    </w:pPr>
  </w:style>
  <w:style w:type="paragraph" w:customStyle="1" w:styleId="APP10">
    <w:name w:val="APP1"/>
    <w:basedOn w:val="Normal"/>
    <w:rsid w:val="00960055"/>
    <w:pPr>
      <w:tabs>
        <w:tab w:val="left" w:pos="-720"/>
        <w:tab w:val="left" w:pos="0"/>
        <w:tab w:val="left" w:pos="720"/>
        <w:tab w:val="left" w:pos="1440"/>
      </w:tabs>
      <w:ind w:left="2160" w:hanging="2160"/>
    </w:pPr>
    <w:rPr>
      <w:b/>
      <w:sz w:val="32"/>
    </w:rPr>
  </w:style>
  <w:style w:type="paragraph" w:styleId="Index1">
    <w:name w:val="index 1"/>
    <w:basedOn w:val="Normal"/>
    <w:next w:val="Normal"/>
    <w:semiHidden/>
    <w:rsid w:val="00960055"/>
    <w:pPr>
      <w:tabs>
        <w:tab w:val="right" w:leader="dot" w:pos="4154"/>
      </w:tabs>
    </w:pPr>
  </w:style>
  <w:style w:type="paragraph" w:styleId="IndexHeading">
    <w:name w:val="index heading"/>
    <w:basedOn w:val="Normal"/>
    <w:next w:val="Index1"/>
    <w:semiHidden/>
    <w:rsid w:val="00960055"/>
  </w:style>
  <w:style w:type="paragraph" w:customStyle="1" w:styleId="haed1">
    <w:name w:val="haed 1"/>
    <w:basedOn w:val="Normal"/>
    <w:rsid w:val="00960055"/>
  </w:style>
  <w:style w:type="paragraph" w:customStyle="1" w:styleId="head1">
    <w:name w:val="head 1"/>
    <w:basedOn w:val="haed1"/>
    <w:rsid w:val="00960055"/>
    <w:rPr>
      <w:b/>
    </w:rPr>
  </w:style>
  <w:style w:type="paragraph" w:styleId="Index2">
    <w:name w:val="index 2"/>
    <w:basedOn w:val="Normal"/>
    <w:next w:val="Normal"/>
    <w:semiHidden/>
    <w:rsid w:val="00960055"/>
    <w:pPr>
      <w:tabs>
        <w:tab w:val="right" w:leader="dot" w:pos="4154"/>
      </w:tabs>
      <w:ind w:left="400" w:hanging="200"/>
    </w:pPr>
  </w:style>
  <w:style w:type="paragraph" w:styleId="Index3">
    <w:name w:val="index 3"/>
    <w:basedOn w:val="Normal"/>
    <w:next w:val="Normal"/>
    <w:semiHidden/>
    <w:rsid w:val="00960055"/>
    <w:pPr>
      <w:tabs>
        <w:tab w:val="right" w:leader="dot" w:pos="4154"/>
      </w:tabs>
      <w:ind w:left="600" w:hanging="200"/>
    </w:pPr>
  </w:style>
  <w:style w:type="paragraph" w:styleId="Index4">
    <w:name w:val="index 4"/>
    <w:basedOn w:val="Normal"/>
    <w:next w:val="Normal"/>
    <w:semiHidden/>
    <w:rsid w:val="00960055"/>
    <w:pPr>
      <w:tabs>
        <w:tab w:val="right" w:leader="dot" w:pos="4154"/>
      </w:tabs>
      <w:ind w:left="800" w:hanging="200"/>
    </w:pPr>
  </w:style>
  <w:style w:type="paragraph" w:styleId="Index5">
    <w:name w:val="index 5"/>
    <w:basedOn w:val="Normal"/>
    <w:next w:val="Normal"/>
    <w:semiHidden/>
    <w:rsid w:val="00960055"/>
    <w:pPr>
      <w:tabs>
        <w:tab w:val="right" w:leader="dot" w:pos="4154"/>
      </w:tabs>
      <w:ind w:left="1000" w:hanging="200"/>
    </w:pPr>
  </w:style>
  <w:style w:type="paragraph" w:styleId="Index6">
    <w:name w:val="index 6"/>
    <w:basedOn w:val="Normal"/>
    <w:next w:val="Normal"/>
    <w:semiHidden/>
    <w:rsid w:val="00960055"/>
    <w:pPr>
      <w:tabs>
        <w:tab w:val="right" w:leader="dot" w:pos="4154"/>
      </w:tabs>
      <w:ind w:left="1200" w:hanging="200"/>
    </w:pPr>
  </w:style>
  <w:style w:type="paragraph" w:styleId="Index7">
    <w:name w:val="index 7"/>
    <w:basedOn w:val="Normal"/>
    <w:next w:val="Normal"/>
    <w:semiHidden/>
    <w:rsid w:val="00960055"/>
    <w:pPr>
      <w:tabs>
        <w:tab w:val="right" w:leader="dot" w:pos="4154"/>
      </w:tabs>
      <w:ind w:left="1400" w:hanging="200"/>
    </w:pPr>
  </w:style>
  <w:style w:type="paragraph" w:styleId="Index8">
    <w:name w:val="index 8"/>
    <w:basedOn w:val="Normal"/>
    <w:next w:val="Normal"/>
    <w:semiHidden/>
    <w:rsid w:val="00960055"/>
    <w:pPr>
      <w:tabs>
        <w:tab w:val="right" w:leader="dot" w:pos="4154"/>
      </w:tabs>
      <w:ind w:left="1600" w:hanging="200"/>
    </w:pPr>
  </w:style>
  <w:style w:type="paragraph" w:styleId="Index9">
    <w:name w:val="index 9"/>
    <w:basedOn w:val="Normal"/>
    <w:next w:val="Normal"/>
    <w:semiHidden/>
    <w:rsid w:val="00960055"/>
    <w:pPr>
      <w:tabs>
        <w:tab w:val="right" w:leader="dot" w:pos="4154"/>
      </w:tabs>
      <w:ind w:left="1800" w:hanging="200"/>
    </w:pPr>
  </w:style>
  <w:style w:type="paragraph" w:customStyle="1" w:styleId="Bullet1">
    <w:name w:val="Bullet1"/>
    <w:basedOn w:val="Bullet"/>
    <w:rsid w:val="00960055"/>
  </w:style>
  <w:style w:type="paragraph" w:customStyle="1" w:styleId="Bullet2">
    <w:name w:val="Bullet2"/>
    <w:basedOn w:val="Bullet"/>
    <w:rsid w:val="00960055"/>
    <w:pPr>
      <w:ind w:left="4320"/>
    </w:pPr>
  </w:style>
  <w:style w:type="paragraph" w:styleId="BodyText">
    <w:name w:val="Body Text"/>
    <w:basedOn w:val="Normal"/>
    <w:rsid w:val="00960055"/>
  </w:style>
  <w:style w:type="paragraph" w:customStyle="1" w:styleId="para3">
    <w:name w:val="para3"/>
    <w:basedOn w:val="para2"/>
    <w:rsid w:val="00960055"/>
  </w:style>
  <w:style w:type="character" w:styleId="CommentReference">
    <w:name w:val="annotation reference"/>
    <w:semiHidden/>
    <w:rsid w:val="00960055"/>
    <w:rPr>
      <w:sz w:val="16"/>
    </w:rPr>
  </w:style>
  <w:style w:type="paragraph" w:customStyle="1" w:styleId="PARA20">
    <w:name w:val="PARA2"/>
    <w:basedOn w:val="Normal"/>
    <w:rsid w:val="00960055"/>
    <w:pPr>
      <w:tabs>
        <w:tab w:val="left" w:pos="-1440"/>
        <w:tab w:val="left" w:pos="-720"/>
        <w:tab w:val="left" w:pos="0"/>
        <w:tab w:val="left" w:pos="720"/>
        <w:tab w:val="left" w:pos="1440"/>
        <w:tab w:val="left" w:pos="2160"/>
        <w:tab w:val="left" w:pos="2520"/>
        <w:tab w:val="left" w:pos="2880"/>
        <w:tab w:val="left" w:pos="3240"/>
        <w:tab w:val="left" w:pos="3600"/>
        <w:tab w:val="left" w:pos="396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4536" w:hanging="576"/>
    </w:pPr>
  </w:style>
  <w:style w:type="paragraph" w:customStyle="1" w:styleId="tableofcontents">
    <w:name w:val="table of contents"/>
    <w:basedOn w:val="Normal"/>
    <w:rsid w:val="00960055"/>
    <w:pPr>
      <w:tabs>
        <w:tab w:val="left" w:pos="-720"/>
      </w:tabs>
    </w:pPr>
  </w:style>
  <w:style w:type="paragraph" w:customStyle="1" w:styleId="title5">
    <w:name w:val="title5"/>
    <w:basedOn w:val="tableofcontents"/>
    <w:rsid w:val="00960055"/>
    <w:rPr>
      <w:sz w:val="36"/>
    </w:rPr>
  </w:style>
  <w:style w:type="paragraph" w:customStyle="1" w:styleId="toc">
    <w:name w:val="toc"/>
    <w:basedOn w:val="TOC1"/>
    <w:rsid w:val="00960055"/>
    <w:pPr>
      <w:tabs>
        <w:tab w:val="clear" w:pos="9029"/>
        <w:tab w:val="right" w:leader="dot" w:pos="10080"/>
      </w:tabs>
    </w:pPr>
    <w:rPr>
      <w:b/>
      <w:i/>
      <w:sz w:val="36"/>
    </w:rPr>
  </w:style>
  <w:style w:type="paragraph" w:customStyle="1" w:styleId="Titlechklst">
    <w:name w:val="Title_chklst"/>
    <w:basedOn w:val="Normal"/>
    <w:rsid w:val="00960055"/>
    <w:pPr>
      <w:jc w:val="center"/>
    </w:pPr>
    <w:rPr>
      <w:b/>
      <w:caps/>
      <w:sz w:val="28"/>
    </w:rPr>
  </w:style>
  <w:style w:type="paragraph" w:customStyle="1" w:styleId="CHAPTER">
    <w:name w:val="CHAPTER"/>
    <w:basedOn w:val="Normal"/>
    <w:rsid w:val="00960055"/>
    <w:pPr>
      <w:ind w:left="360" w:hanging="360"/>
      <w:jc w:val="center"/>
    </w:pPr>
    <w:rPr>
      <w:b/>
      <w:sz w:val="36"/>
    </w:rPr>
  </w:style>
  <w:style w:type="paragraph" w:customStyle="1" w:styleId="Sub-heading1">
    <w:name w:val="Sub-heading 1"/>
    <w:basedOn w:val="CHAPTER"/>
    <w:rsid w:val="00960055"/>
    <w:pPr>
      <w:jc w:val="left"/>
    </w:pPr>
    <w:rPr>
      <w:caps/>
      <w:sz w:val="28"/>
    </w:rPr>
  </w:style>
  <w:style w:type="paragraph" w:customStyle="1" w:styleId="Para0">
    <w:name w:val="Para"/>
    <w:basedOn w:val="Normal"/>
    <w:rsid w:val="00960055"/>
    <w:pPr>
      <w:ind w:left="432"/>
    </w:pPr>
  </w:style>
  <w:style w:type="paragraph" w:customStyle="1" w:styleId="Appendix">
    <w:name w:val="Appendix"/>
    <w:basedOn w:val="Normal"/>
    <w:rsid w:val="00960055"/>
    <w:rPr>
      <w:b/>
      <w:caps/>
      <w:sz w:val="24"/>
    </w:rPr>
  </w:style>
  <w:style w:type="paragraph" w:customStyle="1" w:styleId="Applevel2">
    <w:name w:val="App_level2"/>
    <w:basedOn w:val="Normal"/>
    <w:rsid w:val="00960055"/>
    <w:rPr>
      <w:b/>
      <w:caps/>
    </w:rPr>
  </w:style>
  <w:style w:type="paragraph" w:customStyle="1" w:styleId="guideline">
    <w:name w:val="guideline"/>
    <w:basedOn w:val="NormalIndent"/>
    <w:rsid w:val="00960055"/>
    <w:rPr>
      <w:i/>
      <w:color w:val="FF0000"/>
    </w:rPr>
  </w:style>
  <w:style w:type="paragraph" w:customStyle="1" w:styleId="guidelinetable">
    <w:name w:val="guideline_table"/>
    <w:basedOn w:val="guideline"/>
    <w:rsid w:val="00960055"/>
    <w:pPr>
      <w:ind w:left="0"/>
    </w:pPr>
  </w:style>
  <w:style w:type="paragraph" w:customStyle="1" w:styleId="Style1">
    <w:name w:val="Style1"/>
    <w:basedOn w:val="Normal"/>
    <w:rsid w:val="00960055"/>
    <w:rPr>
      <w:i/>
      <w:color w:val="FF0000"/>
    </w:rPr>
  </w:style>
  <w:style w:type="paragraph" w:customStyle="1" w:styleId="Guideline0">
    <w:name w:val="Guideline"/>
    <w:basedOn w:val="NormalIndent"/>
    <w:rsid w:val="00960055"/>
    <w:rPr>
      <w:i/>
      <w:color w:val="0000FF"/>
    </w:rPr>
  </w:style>
  <w:style w:type="paragraph" w:styleId="Title">
    <w:name w:val="Title"/>
    <w:basedOn w:val="Normal"/>
    <w:qFormat/>
    <w:rsid w:val="00960055"/>
    <w:pPr>
      <w:jc w:val="center"/>
    </w:pPr>
    <w:rPr>
      <w:b/>
      <w:sz w:val="28"/>
    </w:rPr>
  </w:style>
  <w:style w:type="paragraph" w:customStyle="1" w:styleId="dotbullets">
    <w:name w:val="dot bullets"/>
    <w:basedOn w:val="Normal"/>
    <w:rsid w:val="00960055"/>
    <w:pPr>
      <w:numPr>
        <w:numId w:val="2"/>
      </w:numPr>
    </w:pPr>
  </w:style>
  <w:style w:type="character" w:styleId="Hyperlink">
    <w:name w:val="Hyperlink"/>
    <w:uiPriority w:val="99"/>
    <w:rsid w:val="00960055"/>
    <w:rPr>
      <w:color w:val="0000FF"/>
      <w:u w:val="single"/>
    </w:rPr>
  </w:style>
  <w:style w:type="paragraph" w:styleId="Caption">
    <w:name w:val="caption"/>
    <w:basedOn w:val="Normal"/>
    <w:next w:val="Normal"/>
    <w:qFormat/>
    <w:rsid w:val="00960055"/>
    <w:pPr>
      <w:spacing w:after="0"/>
    </w:pPr>
    <w:rPr>
      <w:b/>
    </w:rPr>
  </w:style>
  <w:style w:type="character" w:styleId="FollowedHyperlink">
    <w:name w:val="FollowedHyperlink"/>
    <w:rsid w:val="00960055"/>
    <w:rPr>
      <w:color w:val="800080"/>
      <w:u w:val="single"/>
    </w:rPr>
  </w:style>
  <w:style w:type="paragraph" w:styleId="DocumentMap">
    <w:name w:val="Document Map"/>
    <w:basedOn w:val="Normal"/>
    <w:semiHidden/>
    <w:rsid w:val="00960055"/>
    <w:pPr>
      <w:shd w:val="clear" w:color="auto" w:fill="000080"/>
    </w:pPr>
    <w:rPr>
      <w:rFonts w:ascii="Tahoma" w:hAnsi="Tahoma" w:cs="Tahoma"/>
    </w:rPr>
  </w:style>
  <w:style w:type="paragraph" w:styleId="BodyText2">
    <w:name w:val="Body Text 2"/>
    <w:basedOn w:val="Normal"/>
    <w:rsid w:val="00960055"/>
    <w:rPr>
      <w:b/>
      <w:bCs/>
      <w:i/>
      <w:iCs/>
    </w:rPr>
  </w:style>
  <w:style w:type="paragraph" w:styleId="BalloonText">
    <w:name w:val="Balloon Text"/>
    <w:basedOn w:val="Normal"/>
    <w:semiHidden/>
    <w:rsid w:val="00960055"/>
    <w:rPr>
      <w:rFonts w:ascii="Tahoma" w:hAnsi="Tahoma" w:cs="Tahoma"/>
      <w:sz w:val="16"/>
      <w:szCs w:val="16"/>
    </w:rPr>
  </w:style>
  <w:style w:type="character" w:customStyle="1" w:styleId="HeaderChar">
    <w:name w:val="Header Char"/>
    <w:aliases w:val=" Char Char"/>
    <w:link w:val="Header"/>
    <w:rsid w:val="00CD7210"/>
    <w:rPr>
      <w:lang w:val="en-AU" w:eastAsia="en-US" w:bidi="ar-SA"/>
    </w:rPr>
  </w:style>
  <w:style w:type="table" w:styleId="TableGrid">
    <w:name w:val="Table Grid"/>
    <w:basedOn w:val="TableNormal"/>
    <w:uiPriority w:val="39"/>
    <w:rsid w:val="00CD7210"/>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CD7210"/>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ommentSubject">
    <w:name w:val="annotation subject"/>
    <w:basedOn w:val="CommentText"/>
    <w:next w:val="CommentText"/>
    <w:link w:val="CommentSubjectChar"/>
    <w:rsid w:val="00360FC9"/>
    <w:rPr>
      <w:rFonts w:ascii="Times New Roman" w:hAnsi="Times New Roman"/>
      <w:b/>
      <w:bCs/>
    </w:rPr>
  </w:style>
  <w:style w:type="character" w:customStyle="1" w:styleId="CommentTextChar">
    <w:name w:val="Comment Text Char"/>
    <w:link w:val="CommentText"/>
    <w:semiHidden/>
    <w:rsid w:val="00360FC9"/>
    <w:rPr>
      <w:rFonts w:ascii="Arial" w:hAnsi="Arial"/>
      <w:lang w:val="en-AU"/>
    </w:rPr>
  </w:style>
  <w:style w:type="character" w:customStyle="1" w:styleId="CommentSubjectChar">
    <w:name w:val="Comment Subject Char"/>
    <w:link w:val="CommentSubject"/>
    <w:rsid w:val="00360FC9"/>
    <w:rPr>
      <w:rFonts w:ascii="Arial" w:hAnsi="Arial"/>
      <w:b/>
      <w:bCs/>
      <w:lang w:val="en-AU"/>
    </w:rPr>
  </w:style>
  <w:style w:type="paragraph" w:customStyle="1" w:styleId="Default">
    <w:name w:val="Default"/>
    <w:rsid w:val="0003762F"/>
    <w:pPr>
      <w:autoSpaceDE w:val="0"/>
      <w:autoSpaceDN w:val="0"/>
      <w:adjustRightInd w:val="0"/>
    </w:pPr>
    <w:rPr>
      <w:rFonts w:ascii="Arial" w:eastAsia="Calibri" w:hAnsi="Arial" w:cs="Arial"/>
      <w:color w:val="000000"/>
      <w:sz w:val="24"/>
      <w:szCs w:val="24"/>
    </w:rPr>
  </w:style>
  <w:style w:type="character" w:customStyle="1" w:styleId="Heading3Char">
    <w:name w:val="Heading 3 Char"/>
    <w:aliases w:val="H3 Char Char,H3 Char1"/>
    <w:link w:val="Heading3"/>
    <w:rsid w:val="008A4E8C"/>
    <w:rPr>
      <w:rFonts w:asciiTheme="minorHAnsi" w:eastAsiaTheme="minorHAnsi" w:hAnsiTheme="minorHAnsi" w:cstheme="minorBidi"/>
      <w:b/>
      <w:sz w:val="22"/>
      <w:szCs w:val="22"/>
    </w:rPr>
  </w:style>
  <w:style w:type="table" w:customStyle="1" w:styleId="TableGrid1">
    <w:name w:val="Table Grid1"/>
    <w:basedOn w:val="TableNormal"/>
    <w:next w:val="TableGrid"/>
    <w:uiPriority w:val="39"/>
    <w:rsid w:val="00156FD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D356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Figure_name,List Paragraph1,Bullet- First level,Listenabsatz1,Numbered Indented Text,lp1,List NUmber,List Paragraph11,TOC style,Style 2,Colorful List - Accent 11,attune Text,numbered,Bullet List,FooterText,Paragraphe de liste1,列出段落,列出段落1"/>
    <w:basedOn w:val="Normal"/>
    <w:link w:val="ListParagraphChar"/>
    <w:uiPriority w:val="34"/>
    <w:qFormat/>
    <w:rsid w:val="00B92E1E"/>
    <w:pPr>
      <w:ind w:left="720"/>
      <w:contextualSpacing/>
    </w:pPr>
    <w:rPr>
      <w:rFonts w:ascii="Calibri" w:eastAsia="Calibri" w:hAnsi="Calibri"/>
    </w:rPr>
  </w:style>
  <w:style w:type="paragraph" w:customStyle="1" w:styleId="AuthorHint">
    <w:name w:val="AuthorHint"/>
    <w:basedOn w:val="Normal"/>
    <w:link w:val="AuthorHintChar"/>
    <w:rsid w:val="00452F98"/>
    <w:pPr>
      <w:spacing w:before="100" w:after="0" w:line="240" w:lineRule="auto"/>
      <w:jc w:val="both"/>
    </w:pPr>
    <w:rPr>
      <w:rFonts w:ascii="Times New Roman" w:eastAsia="Times New Roman" w:hAnsi="Times New Roman" w:cs="Times New Roman"/>
      <w:bCs/>
      <w:i/>
      <w:color w:val="0000FF"/>
      <w:szCs w:val="24"/>
      <w:lang w:val="en" w:eastAsia="de-DE"/>
    </w:rPr>
  </w:style>
  <w:style w:type="character" w:customStyle="1" w:styleId="AuthorHintChar">
    <w:name w:val="AuthorHint Char"/>
    <w:basedOn w:val="DefaultParagraphFont"/>
    <w:link w:val="AuthorHint"/>
    <w:rsid w:val="00452F98"/>
    <w:rPr>
      <w:bCs/>
      <w:i/>
      <w:color w:val="0000FF"/>
      <w:sz w:val="22"/>
      <w:szCs w:val="24"/>
      <w:lang w:val="en" w:eastAsia="de-DE"/>
    </w:rPr>
  </w:style>
  <w:style w:type="paragraph" w:customStyle="1" w:styleId="Reference">
    <w:name w:val="Reference"/>
    <w:rsid w:val="00452F98"/>
    <w:pPr>
      <w:widowControl w:val="0"/>
      <w:numPr>
        <w:numId w:val="3"/>
      </w:numPr>
      <w:spacing w:after="80" w:line="280" w:lineRule="atLeast"/>
    </w:pPr>
    <w:rPr>
      <w:color w:val="000000"/>
      <w:sz w:val="24"/>
      <w:szCs w:val="24"/>
      <w:lang w:val="en-GB"/>
    </w:rPr>
  </w:style>
  <w:style w:type="character" w:customStyle="1" w:styleId="Style10ptBlue">
    <w:name w:val="Style 10 pt Blue"/>
    <w:basedOn w:val="DefaultParagraphFont"/>
    <w:rsid w:val="00804059"/>
    <w:rPr>
      <w:color w:val="0000FF"/>
      <w:sz w:val="24"/>
      <w:lang w:val="en-GB"/>
    </w:rPr>
  </w:style>
  <w:style w:type="character" w:customStyle="1" w:styleId="Style10ptBoldBlue">
    <w:name w:val="Style 10 pt Bold Blue"/>
    <w:basedOn w:val="DefaultParagraphFont"/>
    <w:rsid w:val="001D5384"/>
    <w:rPr>
      <w:b/>
      <w:bCs/>
      <w:color w:val="0000FF"/>
      <w:sz w:val="24"/>
      <w:lang w:val="en-GB"/>
    </w:rPr>
  </w:style>
  <w:style w:type="character" w:customStyle="1" w:styleId="Style10pt">
    <w:name w:val="Style 10 pt"/>
    <w:basedOn w:val="DefaultParagraphFont"/>
    <w:rsid w:val="00167066"/>
    <w:rPr>
      <w:sz w:val="24"/>
      <w:lang w:val="en-GB"/>
    </w:rPr>
  </w:style>
  <w:style w:type="character" w:customStyle="1" w:styleId="Style10ptAuto">
    <w:name w:val="Style 10 pt Auto"/>
    <w:basedOn w:val="DefaultParagraphFont"/>
    <w:rsid w:val="00986972"/>
    <w:rPr>
      <w:color w:val="auto"/>
      <w:sz w:val="24"/>
      <w:lang w:val="en-GB"/>
    </w:rPr>
  </w:style>
  <w:style w:type="paragraph" w:customStyle="1" w:styleId="Heading">
    <w:name w:val="Heading"/>
    <w:next w:val="Normal"/>
    <w:rsid w:val="00F103AF"/>
    <w:pPr>
      <w:pageBreakBefore/>
    </w:pPr>
    <w:rPr>
      <w:b/>
      <w:bCs/>
      <w:sz w:val="48"/>
      <w:szCs w:val="48"/>
      <w:lang w:val="en-GB" w:eastAsia="de-DE"/>
    </w:rPr>
  </w:style>
  <w:style w:type="paragraph" w:styleId="NormalWeb">
    <w:name w:val="Normal (Web)"/>
    <w:basedOn w:val="Normal"/>
    <w:uiPriority w:val="99"/>
    <w:unhideWhenUsed/>
    <w:rsid w:val="00D302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bullet">
    <w:name w:val="indent bullet"/>
    <w:basedOn w:val="Normal"/>
    <w:rsid w:val="00D30286"/>
    <w:pPr>
      <w:spacing w:after="0" w:line="240" w:lineRule="auto"/>
      <w:ind w:left="1440" w:hanging="360"/>
    </w:pPr>
    <w:rPr>
      <w:rFonts w:ascii="Times New Roman" w:eastAsia="Times New Roman" w:hAnsi="Times New Roman" w:cs="Times New Roman"/>
      <w:sz w:val="24"/>
      <w:szCs w:val="20"/>
    </w:rPr>
  </w:style>
  <w:style w:type="paragraph" w:customStyle="1" w:styleId="BulletedList">
    <w:name w:val="Bulleted List"/>
    <w:basedOn w:val="Normal"/>
    <w:rsid w:val="00D30286"/>
    <w:pPr>
      <w:numPr>
        <w:numId w:val="4"/>
      </w:numPr>
      <w:spacing w:before="120" w:after="0" w:line="240" w:lineRule="auto"/>
    </w:pPr>
    <w:rPr>
      <w:rFonts w:ascii="Times New Roman" w:eastAsia="Times New Roman" w:hAnsi="Times New Roman" w:cs="Times New Roman"/>
      <w:sz w:val="24"/>
      <w:szCs w:val="20"/>
    </w:rPr>
  </w:style>
  <w:style w:type="paragraph" w:customStyle="1" w:styleId="Normalout">
    <w:name w:val="Normal out"/>
    <w:basedOn w:val="Normal"/>
    <w:rsid w:val="008511CB"/>
    <w:pPr>
      <w:spacing w:after="0" w:line="240" w:lineRule="auto"/>
    </w:pPr>
    <w:rPr>
      <w:rFonts w:ascii="Tms Rmn" w:eastAsia="Times New Roman" w:hAnsi="Tms Rmn" w:cs="Times New Roman"/>
      <w:sz w:val="24"/>
      <w:szCs w:val="20"/>
    </w:rPr>
  </w:style>
  <w:style w:type="paragraph" w:styleId="BlockText">
    <w:name w:val="Block Text"/>
    <w:basedOn w:val="Normal"/>
    <w:rsid w:val="009930BA"/>
    <w:pPr>
      <w:spacing w:after="0" w:line="240" w:lineRule="auto"/>
    </w:pPr>
    <w:rPr>
      <w:rFonts w:ascii="Times New Roman" w:eastAsia="Times New Roman" w:hAnsi="Times New Roman" w:cs="Times New Roman"/>
      <w:sz w:val="24"/>
      <w:szCs w:val="20"/>
    </w:rPr>
  </w:style>
  <w:style w:type="character" w:customStyle="1" w:styleId="ListParagraphChar">
    <w:name w:val="List Paragraph Char"/>
    <w:aliases w:val="Figure_name Char,List Paragraph1 Char,Bullet- First level Char,Listenabsatz1 Char,Numbered Indented Text Char,lp1 Char,List NUmber Char,List Paragraph11 Char,TOC style Char,Style 2 Char,Colorful List - Accent 11 Char,attune Text Char"/>
    <w:basedOn w:val="DefaultParagraphFont"/>
    <w:link w:val="ListParagraph"/>
    <w:uiPriority w:val="34"/>
    <w:qFormat/>
    <w:rsid w:val="00D9418E"/>
    <w:rPr>
      <w:rFonts w:ascii="Calibri" w:eastAsia="Calibri" w:hAnsi="Calibri" w:cstheme="minorBidi"/>
      <w:sz w:val="22"/>
      <w:szCs w:val="22"/>
    </w:rPr>
  </w:style>
  <w:style w:type="paragraph" w:styleId="TOCHeading">
    <w:name w:val="TOC Heading"/>
    <w:basedOn w:val="Heading1"/>
    <w:next w:val="Normal"/>
    <w:uiPriority w:val="39"/>
    <w:unhideWhenUsed/>
    <w:qFormat/>
    <w:rsid w:val="00C404D7"/>
    <w:pPr>
      <w:keepLines/>
      <w:numPr>
        <w:numId w:val="0"/>
      </w:numPr>
      <w:spacing w:after="0"/>
      <w:outlineLvl w:val="9"/>
    </w:pPr>
    <w:rPr>
      <w:rFonts w:asciiTheme="majorHAnsi" w:eastAsiaTheme="majorEastAsia" w:hAnsiTheme="majorHAnsi" w:cstheme="majorBidi"/>
      <w:b w:val="0"/>
      <w:caps w:val="0"/>
      <w:color w:val="2E74B5" w:themeColor="accent1" w:themeShade="BF"/>
      <w:kern w:val="0"/>
      <w:sz w:val="32"/>
      <w:szCs w:val="32"/>
    </w:rPr>
  </w:style>
  <w:style w:type="character" w:styleId="UnresolvedMention">
    <w:name w:val="Unresolved Mention"/>
    <w:basedOn w:val="DefaultParagraphFont"/>
    <w:uiPriority w:val="99"/>
    <w:semiHidden/>
    <w:unhideWhenUsed/>
    <w:rsid w:val="009059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06640">
      <w:bodyDiv w:val="1"/>
      <w:marLeft w:val="0"/>
      <w:marRight w:val="0"/>
      <w:marTop w:val="0"/>
      <w:marBottom w:val="0"/>
      <w:divBdr>
        <w:top w:val="none" w:sz="0" w:space="0" w:color="auto"/>
        <w:left w:val="none" w:sz="0" w:space="0" w:color="auto"/>
        <w:bottom w:val="none" w:sz="0" w:space="0" w:color="auto"/>
        <w:right w:val="none" w:sz="0" w:space="0" w:color="auto"/>
      </w:divBdr>
    </w:div>
    <w:div w:id="421725186">
      <w:bodyDiv w:val="1"/>
      <w:marLeft w:val="0"/>
      <w:marRight w:val="0"/>
      <w:marTop w:val="0"/>
      <w:marBottom w:val="0"/>
      <w:divBdr>
        <w:top w:val="none" w:sz="0" w:space="0" w:color="auto"/>
        <w:left w:val="none" w:sz="0" w:space="0" w:color="auto"/>
        <w:bottom w:val="none" w:sz="0" w:space="0" w:color="auto"/>
        <w:right w:val="none" w:sz="0" w:space="0" w:color="auto"/>
      </w:divBdr>
    </w:div>
    <w:div w:id="491600847">
      <w:bodyDiv w:val="1"/>
      <w:marLeft w:val="0"/>
      <w:marRight w:val="0"/>
      <w:marTop w:val="0"/>
      <w:marBottom w:val="0"/>
      <w:divBdr>
        <w:top w:val="none" w:sz="0" w:space="0" w:color="auto"/>
        <w:left w:val="none" w:sz="0" w:space="0" w:color="auto"/>
        <w:bottom w:val="none" w:sz="0" w:space="0" w:color="auto"/>
        <w:right w:val="none" w:sz="0" w:space="0" w:color="auto"/>
      </w:divBdr>
      <w:divsChild>
        <w:div w:id="629825521">
          <w:marLeft w:val="0"/>
          <w:marRight w:val="0"/>
          <w:marTop w:val="0"/>
          <w:marBottom w:val="0"/>
          <w:divBdr>
            <w:top w:val="none" w:sz="0" w:space="0" w:color="auto"/>
            <w:left w:val="none" w:sz="0" w:space="0" w:color="auto"/>
            <w:bottom w:val="none" w:sz="0" w:space="0" w:color="auto"/>
            <w:right w:val="none" w:sz="0" w:space="0" w:color="auto"/>
          </w:divBdr>
        </w:div>
      </w:divsChild>
    </w:div>
    <w:div w:id="567960750">
      <w:bodyDiv w:val="1"/>
      <w:marLeft w:val="0"/>
      <w:marRight w:val="0"/>
      <w:marTop w:val="0"/>
      <w:marBottom w:val="0"/>
      <w:divBdr>
        <w:top w:val="none" w:sz="0" w:space="0" w:color="auto"/>
        <w:left w:val="none" w:sz="0" w:space="0" w:color="auto"/>
        <w:bottom w:val="none" w:sz="0" w:space="0" w:color="auto"/>
        <w:right w:val="none" w:sz="0" w:space="0" w:color="auto"/>
      </w:divBdr>
    </w:div>
    <w:div w:id="670565563">
      <w:bodyDiv w:val="1"/>
      <w:marLeft w:val="0"/>
      <w:marRight w:val="0"/>
      <w:marTop w:val="0"/>
      <w:marBottom w:val="0"/>
      <w:divBdr>
        <w:top w:val="none" w:sz="0" w:space="0" w:color="auto"/>
        <w:left w:val="none" w:sz="0" w:space="0" w:color="auto"/>
        <w:bottom w:val="none" w:sz="0" w:space="0" w:color="auto"/>
        <w:right w:val="none" w:sz="0" w:space="0" w:color="auto"/>
      </w:divBdr>
    </w:div>
    <w:div w:id="724791168">
      <w:bodyDiv w:val="1"/>
      <w:marLeft w:val="0"/>
      <w:marRight w:val="0"/>
      <w:marTop w:val="0"/>
      <w:marBottom w:val="0"/>
      <w:divBdr>
        <w:top w:val="none" w:sz="0" w:space="0" w:color="auto"/>
        <w:left w:val="none" w:sz="0" w:space="0" w:color="auto"/>
        <w:bottom w:val="none" w:sz="0" w:space="0" w:color="auto"/>
        <w:right w:val="none" w:sz="0" w:space="0" w:color="auto"/>
      </w:divBdr>
    </w:div>
    <w:div w:id="733703952">
      <w:bodyDiv w:val="1"/>
      <w:marLeft w:val="0"/>
      <w:marRight w:val="0"/>
      <w:marTop w:val="0"/>
      <w:marBottom w:val="0"/>
      <w:divBdr>
        <w:top w:val="none" w:sz="0" w:space="0" w:color="auto"/>
        <w:left w:val="none" w:sz="0" w:space="0" w:color="auto"/>
        <w:bottom w:val="none" w:sz="0" w:space="0" w:color="auto"/>
        <w:right w:val="none" w:sz="0" w:space="0" w:color="auto"/>
      </w:divBdr>
    </w:div>
    <w:div w:id="746655621">
      <w:bodyDiv w:val="1"/>
      <w:marLeft w:val="0"/>
      <w:marRight w:val="0"/>
      <w:marTop w:val="0"/>
      <w:marBottom w:val="0"/>
      <w:divBdr>
        <w:top w:val="none" w:sz="0" w:space="0" w:color="auto"/>
        <w:left w:val="none" w:sz="0" w:space="0" w:color="auto"/>
        <w:bottom w:val="none" w:sz="0" w:space="0" w:color="auto"/>
        <w:right w:val="none" w:sz="0" w:space="0" w:color="auto"/>
      </w:divBdr>
      <w:divsChild>
        <w:div w:id="2111773045">
          <w:marLeft w:val="533"/>
          <w:marRight w:val="0"/>
          <w:marTop w:val="0"/>
          <w:marBottom w:val="0"/>
          <w:divBdr>
            <w:top w:val="none" w:sz="0" w:space="0" w:color="auto"/>
            <w:left w:val="none" w:sz="0" w:space="0" w:color="auto"/>
            <w:bottom w:val="none" w:sz="0" w:space="0" w:color="auto"/>
            <w:right w:val="none" w:sz="0" w:space="0" w:color="auto"/>
          </w:divBdr>
        </w:div>
      </w:divsChild>
    </w:div>
    <w:div w:id="788279188">
      <w:bodyDiv w:val="1"/>
      <w:marLeft w:val="0"/>
      <w:marRight w:val="0"/>
      <w:marTop w:val="0"/>
      <w:marBottom w:val="0"/>
      <w:divBdr>
        <w:top w:val="none" w:sz="0" w:space="0" w:color="auto"/>
        <w:left w:val="none" w:sz="0" w:space="0" w:color="auto"/>
        <w:bottom w:val="none" w:sz="0" w:space="0" w:color="auto"/>
        <w:right w:val="none" w:sz="0" w:space="0" w:color="auto"/>
      </w:divBdr>
    </w:div>
    <w:div w:id="897860348">
      <w:bodyDiv w:val="1"/>
      <w:marLeft w:val="0"/>
      <w:marRight w:val="0"/>
      <w:marTop w:val="0"/>
      <w:marBottom w:val="0"/>
      <w:divBdr>
        <w:top w:val="none" w:sz="0" w:space="0" w:color="auto"/>
        <w:left w:val="none" w:sz="0" w:space="0" w:color="auto"/>
        <w:bottom w:val="none" w:sz="0" w:space="0" w:color="auto"/>
        <w:right w:val="none" w:sz="0" w:space="0" w:color="auto"/>
      </w:divBdr>
    </w:div>
    <w:div w:id="909270280">
      <w:bodyDiv w:val="1"/>
      <w:marLeft w:val="0"/>
      <w:marRight w:val="0"/>
      <w:marTop w:val="0"/>
      <w:marBottom w:val="0"/>
      <w:divBdr>
        <w:top w:val="none" w:sz="0" w:space="0" w:color="auto"/>
        <w:left w:val="none" w:sz="0" w:space="0" w:color="auto"/>
        <w:bottom w:val="none" w:sz="0" w:space="0" w:color="auto"/>
        <w:right w:val="none" w:sz="0" w:space="0" w:color="auto"/>
      </w:divBdr>
    </w:div>
    <w:div w:id="945501023">
      <w:bodyDiv w:val="1"/>
      <w:marLeft w:val="0"/>
      <w:marRight w:val="0"/>
      <w:marTop w:val="0"/>
      <w:marBottom w:val="0"/>
      <w:divBdr>
        <w:top w:val="none" w:sz="0" w:space="0" w:color="auto"/>
        <w:left w:val="none" w:sz="0" w:space="0" w:color="auto"/>
        <w:bottom w:val="none" w:sz="0" w:space="0" w:color="auto"/>
        <w:right w:val="none" w:sz="0" w:space="0" w:color="auto"/>
      </w:divBdr>
    </w:div>
    <w:div w:id="987171140">
      <w:bodyDiv w:val="1"/>
      <w:marLeft w:val="0"/>
      <w:marRight w:val="0"/>
      <w:marTop w:val="0"/>
      <w:marBottom w:val="0"/>
      <w:divBdr>
        <w:top w:val="none" w:sz="0" w:space="0" w:color="auto"/>
        <w:left w:val="none" w:sz="0" w:space="0" w:color="auto"/>
        <w:bottom w:val="none" w:sz="0" w:space="0" w:color="auto"/>
        <w:right w:val="none" w:sz="0" w:space="0" w:color="auto"/>
      </w:divBdr>
    </w:div>
    <w:div w:id="1102384150">
      <w:bodyDiv w:val="1"/>
      <w:marLeft w:val="0"/>
      <w:marRight w:val="0"/>
      <w:marTop w:val="0"/>
      <w:marBottom w:val="0"/>
      <w:divBdr>
        <w:top w:val="none" w:sz="0" w:space="0" w:color="auto"/>
        <w:left w:val="none" w:sz="0" w:space="0" w:color="auto"/>
        <w:bottom w:val="none" w:sz="0" w:space="0" w:color="auto"/>
        <w:right w:val="none" w:sz="0" w:space="0" w:color="auto"/>
      </w:divBdr>
    </w:div>
    <w:div w:id="1173034466">
      <w:bodyDiv w:val="1"/>
      <w:marLeft w:val="0"/>
      <w:marRight w:val="0"/>
      <w:marTop w:val="0"/>
      <w:marBottom w:val="0"/>
      <w:divBdr>
        <w:top w:val="none" w:sz="0" w:space="0" w:color="auto"/>
        <w:left w:val="none" w:sz="0" w:space="0" w:color="auto"/>
        <w:bottom w:val="none" w:sz="0" w:space="0" w:color="auto"/>
        <w:right w:val="none" w:sz="0" w:space="0" w:color="auto"/>
      </w:divBdr>
    </w:div>
    <w:div w:id="1224634645">
      <w:bodyDiv w:val="1"/>
      <w:marLeft w:val="0"/>
      <w:marRight w:val="0"/>
      <w:marTop w:val="0"/>
      <w:marBottom w:val="0"/>
      <w:divBdr>
        <w:top w:val="none" w:sz="0" w:space="0" w:color="auto"/>
        <w:left w:val="none" w:sz="0" w:space="0" w:color="auto"/>
        <w:bottom w:val="none" w:sz="0" w:space="0" w:color="auto"/>
        <w:right w:val="none" w:sz="0" w:space="0" w:color="auto"/>
      </w:divBdr>
    </w:div>
    <w:div w:id="1275871136">
      <w:bodyDiv w:val="1"/>
      <w:marLeft w:val="0"/>
      <w:marRight w:val="0"/>
      <w:marTop w:val="0"/>
      <w:marBottom w:val="0"/>
      <w:divBdr>
        <w:top w:val="none" w:sz="0" w:space="0" w:color="auto"/>
        <w:left w:val="none" w:sz="0" w:space="0" w:color="auto"/>
        <w:bottom w:val="none" w:sz="0" w:space="0" w:color="auto"/>
        <w:right w:val="none" w:sz="0" w:space="0" w:color="auto"/>
      </w:divBdr>
    </w:div>
    <w:div w:id="1386832744">
      <w:bodyDiv w:val="1"/>
      <w:marLeft w:val="0"/>
      <w:marRight w:val="0"/>
      <w:marTop w:val="0"/>
      <w:marBottom w:val="0"/>
      <w:divBdr>
        <w:top w:val="none" w:sz="0" w:space="0" w:color="auto"/>
        <w:left w:val="none" w:sz="0" w:space="0" w:color="auto"/>
        <w:bottom w:val="none" w:sz="0" w:space="0" w:color="auto"/>
        <w:right w:val="none" w:sz="0" w:space="0" w:color="auto"/>
      </w:divBdr>
    </w:div>
    <w:div w:id="1409615368">
      <w:bodyDiv w:val="1"/>
      <w:marLeft w:val="0"/>
      <w:marRight w:val="0"/>
      <w:marTop w:val="0"/>
      <w:marBottom w:val="0"/>
      <w:divBdr>
        <w:top w:val="none" w:sz="0" w:space="0" w:color="auto"/>
        <w:left w:val="none" w:sz="0" w:space="0" w:color="auto"/>
        <w:bottom w:val="none" w:sz="0" w:space="0" w:color="auto"/>
        <w:right w:val="none" w:sz="0" w:space="0" w:color="auto"/>
      </w:divBdr>
    </w:div>
    <w:div w:id="1420518646">
      <w:bodyDiv w:val="1"/>
      <w:marLeft w:val="0"/>
      <w:marRight w:val="0"/>
      <w:marTop w:val="0"/>
      <w:marBottom w:val="0"/>
      <w:divBdr>
        <w:top w:val="none" w:sz="0" w:space="0" w:color="auto"/>
        <w:left w:val="none" w:sz="0" w:space="0" w:color="auto"/>
        <w:bottom w:val="none" w:sz="0" w:space="0" w:color="auto"/>
        <w:right w:val="none" w:sz="0" w:space="0" w:color="auto"/>
      </w:divBdr>
      <w:divsChild>
        <w:div w:id="724374892">
          <w:marLeft w:val="533"/>
          <w:marRight w:val="0"/>
          <w:marTop w:val="0"/>
          <w:marBottom w:val="0"/>
          <w:divBdr>
            <w:top w:val="none" w:sz="0" w:space="0" w:color="auto"/>
            <w:left w:val="none" w:sz="0" w:space="0" w:color="auto"/>
            <w:bottom w:val="none" w:sz="0" w:space="0" w:color="auto"/>
            <w:right w:val="none" w:sz="0" w:space="0" w:color="auto"/>
          </w:divBdr>
        </w:div>
      </w:divsChild>
    </w:div>
    <w:div w:id="1518495941">
      <w:bodyDiv w:val="1"/>
      <w:marLeft w:val="0"/>
      <w:marRight w:val="0"/>
      <w:marTop w:val="0"/>
      <w:marBottom w:val="0"/>
      <w:divBdr>
        <w:top w:val="none" w:sz="0" w:space="0" w:color="auto"/>
        <w:left w:val="none" w:sz="0" w:space="0" w:color="auto"/>
        <w:bottom w:val="none" w:sz="0" w:space="0" w:color="auto"/>
        <w:right w:val="none" w:sz="0" w:space="0" w:color="auto"/>
      </w:divBdr>
    </w:div>
    <w:div w:id="1635719608">
      <w:bodyDiv w:val="1"/>
      <w:marLeft w:val="0"/>
      <w:marRight w:val="0"/>
      <w:marTop w:val="0"/>
      <w:marBottom w:val="0"/>
      <w:divBdr>
        <w:top w:val="none" w:sz="0" w:space="0" w:color="auto"/>
        <w:left w:val="none" w:sz="0" w:space="0" w:color="auto"/>
        <w:bottom w:val="none" w:sz="0" w:space="0" w:color="auto"/>
        <w:right w:val="none" w:sz="0" w:space="0" w:color="auto"/>
      </w:divBdr>
    </w:div>
    <w:div w:id="1752314219">
      <w:bodyDiv w:val="1"/>
      <w:marLeft w:val="0"/>
      <w:marRight w:val="0"/>
      <w:marTop w:val="0"/>
      <w:marBottom w:val="0"/>
      <w:divBdr>
        <w:top w:val="none" w:sz="0" w:space="0" w:color="auto"/>
        <w:left w:val="none" w:sz="0" w:space="0" w:color="auto"/>
        <w:bottom w:val="none" w:sz="0" w:space="0" w:color="auto"/>
        <w:right w:val="none" w:sz="0" w:space="0" w:color="auto"/>
      </w:divBdr>
      <w:divsChild>
        <w:div w:id="208688163">
          <w:marLeft w:val="0"/>
          <w:marRight w:val="0"/>
          <w:marTop w:val="0"/>
          <w:marBottom w:val="0"/>
          <w:divBdr>
            <w:top w:val="none" w:sz="0" w:space="0" w:color="auto"/>
            <w:left w:val="none" w:sz="0" w:space="0" w:color="auto"/>
            <w:bottom w:val="none" w:sz="0" w:space="0" w:color="auto"/>
            <w:right w:val="none" w:sz="0" w:space="0" w:color="auto"/>
          </w:divBdr>
        </w:div>
      </w:divsChild>
    </w:div>
    <w:div w:id="2036731984">
      <w:bodyDiv w:val="1"/>
      <w:marLeft w:val="0"/>
      <w:marRight w:val="0"/>
      <w:marTop w:val="0"/>
      <w:marBottom w:val="0"/>
      <w:divBdr>
        <w:top w:val="none" w:sz="0" w:space="0" w:color="auto"/>
        <w:left w:val="none" w:sz="0" w:space="0" w:color="auto"/>
        <w:bottom w:val="none" w:sz="0" w:space="0" w:color="auto"/>
        <w:right w:val="none" w:sz="0" w:space="0" w:color="auto"/>
      </w:divBdr>
    </w:div>
    <w:div w:id="2038920149">
      <w:bodyDiv w:val="1"/>
      <w:marLeft w:val="0"/>
      <w:marRight w:val="0"/>
      <w:marTop w:val="0"/>
      <w:marBottom w:val="0"/>
      <w:divBdr>
        <w:top w:val="none" w:sz="0" w:space="0" w:color="auto"/>
        <w:left w:val="none" w:sz="0" w:space="0" w:color="auto"/>
        <w:bottom w:val="none" w:sz="0" w:space="0" w:color="auto"/>
        <w:right w:val="none" w:sz="0" w:space="0" w:color="auto"/>
      </w:divBdr>
    </w:div>
    <w:div w:id="2092464434">
      <w:bodyDiv w:val="1"/>
      <w:marLeft w:val="0"/>
      <w:marRight w:val="0"/>
      <w:marTop w:val="0"/>
      <w:marBottom w:val="0"/>
      <w:divBdr>
        <w:top w:val="none" w:sz="0" w:space="0" w:color="auto"/>
        <w:left w:val="none" w:sz="0" w:space="0" w:color="auto"/>
        <w:bottom w:val="none" w:sz="0" w:space="0" w:color="auto"/>
        <w:right w:val="none" w:sz="0" w:space="0" w:color="auto"/>
      </w:divBdr>
      <w:divsChild>
        <w:div w:id="329794638">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docs.uipath.com/orchestrator/v0/reference/consuming-cloud-api" TargetMode="External"/><Relationship Id="rId42" Type="http://schemas.openxmlformats.org/officeDocument/2006/relationships/hyperlink" Target="https://vm00001/odata/Jobs/UiPath.Server.Configuration.OData.StartJobs" TargetMode="External"/><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5.png"/><Relationship Id="rId5" Type="http://schemas.openxmlformats.org/officeDocument/2006/relationships/customXml" Target="../customXml/item5.xml"/><Relationship Id="rId19" Type="http://schemas.openxmlformats.org/officeDocument/2006/relationships/hyperlink" Target="https://account.uipath.com/oauth/token"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3.png"/><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6.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forum.uipath.com/t/how-to-authenticate-to-uipath-cloud-orchestrator-using-api/180188" TargetMode="External"/><Relationship Id="rId41" Type="http://schemas.openxmlformats.org/officeDocument/2006/relationships/hyperlink" Target="https://vm00001/odata/Jobs"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localhost:8080/ops-portal/"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vm00001/" TargetMode="External"/><Relationship Id="rId23" Type="http://schemas.openxmlformats.org/officeDocument/2006/relationships/hyperlink" Target="http://vm00001/"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localhost/superbotapp/home" TargetMode="External"/><Relationship Id="rId18" Type="http://schemas.openxmlformats.org/officeDocument/2006/relationships/hyperlink" Target="https://cloud.uipath.com/" TargetMode="External"/><Relationship Id="rId39" Type="http://schemas.openxmlformats.org/officeDocument/2006/relationships/hyperlink" Target="https://vm00001/api/account/authenticate" TargetMode="External"/><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2.png"/><Relationship Id="rId7" Type="http://schemas.openxmlformats.org/officeDocument/2006/relationships/styles" Target="styles.xml"/><Relationship Id="rId71"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vm00001/api/account/authenticate" TargetMode="External"/><Relationship Id="rId40" Type="http://schemas.openxmlformats.org/officeDocument/2006/relationships/hyperlink" Target="https://vm00001/odata/Sessions" TargetMode="External"/><Relationship Id="rId45" Type="http://schemas.openxmlformats.org/officeDocument/2006/relationships/image" Target="media/image22.png"/><Relationship Id="rId66" Type="http://schemas.openxmlformats.org/officeDocument/2006/relationships/image" Target="media/image43.png"/><Relationship Id="rId61" Type="http://schemas.openxmlformats.org/officeDocument/2006/relationships/image" Target="media/image38.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4353A837AB29648844AC1C1DC3DE3ED" ma:contentTypeVersion="13" ma:contentTypeDescription="Create a new document." ma:contentTypeScope="" ma:versionID="cb4b483013470aee390ecbb24edafd25">
  <xsd:schema xmlns:xsd="http://www.w3.org/2001/XMLSchema" xmlns:xs="http://www.w3.org/2001/XMLSchema" xmlns:p="http://schemas.microsoft.com/office/2006/metadata/properties" xmlns:ns2="769b63a3-abd8-4f95-aeea-4aadc9fd5b4c" targetNamespace="http://schemas.microsoft.com/office/2006/metadata/properties" ma:root="true" ma:fieldsID="40315f02f94b7c00fc896d22bfc9281f" ns2:_="">
    <xsd:import namespace="769b63a3-abd8-4f95-aeea-4aadc9fd5b4c"/>
    <xsd:element name="properties">
      <xsd:complexType>
        <xsd:sequence>
          <xsd:element name="documentManagement">
            <xsd:complexType>
              <xsd:all>
                <xsd:element ref="ns2:isRestricted" minOccurs="0"/>
                <xsd:element ref="ns2:txtDocumentIdGen" minOccurs="0"/>
                <xsd:element ref="ns2:txtDocumentName" minOccurs="0"/>
                <xsd:element ref="ns2:intProcessId" minOccurs="0"/>
                <xsd:element ref="ns2:BusinessFocusName" minOccurs="0"/>
                <xsd:element ref="ns2:CategoryName" minOccurs="0"/>
                <xsd:element ref="ns2:SubcategoryName" minOccurs="0"/>
                <xsd:element ref="ns2:Group" minOccurs="0"/>
                <xsd:element ref="ns2:flgActive" minOccurs="0"/>
                <xsd:element ref="ns2:Uploaded_x0020_User" minOccurs="0"/>
                <xsd:element ref="ns2:IsDeleted" minOccurs="0"/>
                <xsd:element ref="ns2:ArtifactType" minOccurs="0"/>
                <xsd:element ref="ns2:txtProcess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9b63a3-abd8-4f95-aeea-4aadc9fd5b4c" elementFormDefault="qualified">
    <xsd:import namespace="http://schemas.microsoft.com/office/2006/documentManagement/types"/>
    <xsd:import namespace="http://schemas.microsoft.com/office/infopath/2007/PartnerControls"/>
    <xsd:element name="isRestricted" ma:index="8" nillable="true" ma:displayName="isRestricted" ma:internalName="isRestricted">
      <xsd:simpleType>
        <xsd:restriction base="dms:Text">
          <xsd:maxLength value="255"/>
        </xsd:restriction>
      </xsd:simpleType>
    </xsd:element>
    <xsd:element name="txtDocumentIdGen" ma:index="9" nillable="true" ma:displayName="txtDocumentIdGen" ma:internalName="txtDocumentIdGen">
      <xsd:simpleType>
        <xsd:restriction base="dms:Text">
          <xsd:maxLength value="255"/>
        </xsd:restriction>
      </xsd:simpleType>
    </xsd:element>
    <xsd:element name="txtDocumentName" ma:index="10" nillable="true" ma:displayName="txtDocumentName" ma:internalName="txtDocumentName">
      <xsd:simpleType>
        <xsd:restriction base="dms:Text">
          <xsd:maxLength value="255"/>
        </xsd:restriction>
      </xsd:simpleType>
    </xsd:element>
    <xsd:element name="intProcessId" ma:index="11" nillable="true" ma:displayName="intProcessId" ma:internalName="intProcessId">
      <xsd:simpleType>
        <xsd:restriction base="dms:Text">
          <xsd:maxLength value="255"/>
        </xsd:restriction>
      </xsd:simpleType>
    </xsd:element>
    <xsd:element name="BusinessFocusName" ma:index="12" nillable="true" ma:displayName="BusinessFocusName" ma:internalName="BusinessFocusName">
      <xsd:simpleType>
        <xsd:restriction base="dms:Text">
          <xsd:maxLength value="255"/>
        </xsd:restriction>
      </xsd:simpleType>
    </xsd:element>
    <xsd:element name="CategoryName" ma:index="13" nillable="true" ma:displayName="CategoryName" ma:internalName="CategoryName">
      <xsd:simpleType>
        <xsd:restriction base="dms:Text">
          <xsd:maxLength value="255"/>
        </xsd:restriction>
      </xsd:simpleType>
    </xsd:element>
    <xsd:element name="SubcategoryName" ma:index="14" nillable="true" ma:displayName="SubcategoryName" ma:internalName="SubcategoryName">
      <xsd:simpleType>
        <xsd:restriction base="dms:Text">
          <xsd:maxLength value="255"/>
        </xsd:restriction>
      </xsd:simpleType>
    </xsd:element>
    <xsd:element name="Group" ma:index="15" nillable="true" ma:displayName="Group" ma:internalName="Group">
      <xsd:simpleType>
        <xsd:restriction base="dms:Text">
          <xsd:maxLength value="255"/>
        </xsd:restriction>
      </xsd:simpleType>
    </xsd:element>
    <xsd:element name="flgActive" ma:index="16" nillable="true" ma:displayName="flgActive" ma:internalName="flgActive">
      <xsd:simpleType>
        <xsd:restriction base="dms:Text">
          <xsd:maxLength value="255"/>
        </xsd:restriction>
      </xsd:simpleType>
    </xsd:element>
    <xsd:element name="Uploaded_x0020_User" ma:index="17" nillable="true" ma:displayName="Uploaded User" ma:internalName="Uploaded_x0020_User">
      <xsd:simpleType>
        <xsd:restriction base="dms:Text">
          <xsd:maxLength value="255"/>
        </xsd:restriction>
      </xsd:simpleType>
    </xsd:element>
    <xsd:element name="IsDeleted" ma:index="18" nillable="true" ma:displayName="IsDeleted" ma:default="No" ma:internalName="IsDeleted">
      <xsd:simpleType>
        <xsd:restriction base="dms:Text">
          <xsd:maxLength value="255"/>
        </xsd:restriction>
      </xsd:simpleType>
    </xsd:element>
    <xsd:element name="ArtifactType" ma:index="19" nillable="true" ma:displayName="ArtifactType" ma:internalName="ArtifactType">
      <xsd:simpleType>
        <xsd:restriction base="dms:Text">
          <xsd:maxLength value="255"/>
        </xsd:restriction>
      </xsd:simpleType>
    </xsd:element>
    <xsd:element name="txtProcessName" ma:index="20" nillable="true" ma:displayName="txtProcessName" ma:internalName="txtProcessNam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ubcategoryName xmlns="769b63a3-abd8-4f95-aeea-4aadc9fd5b4c">Product Engineering</SubcategoryName>
    <txtDocumentIdGen xmlns="769b63a3-abd8-4f95-aeea-4aadc9fd5b4c">ITS-TMPT-1777</txtDocumentIdGen>
    <BusinessFocusName xmlns="769b63a3-abd8-4f95-aeea-4aadc9fd5b4c">IT-Services</BusinessFocusName>
    <CategoryName xmlns="769b63a3-abd8-4f95-aeea-4aadc9fd5b4c">Engineering Processes</CategoryName>
    <Uploaded_x0020_User xmlns="769b63a3-abd8-4f95-aeea-4aadc9fd5b4c">9616</Uploaded_x0020_User>
    <Group xmlns="769b63a3-abd8-4f95-aeea-4aadc9fd5b4c">Medical Devices</Group>
    <txtDocumentName xmlns="769b63a3-abd8-4f95-aeea-4aadc9fd5b4c">Template for System Requirement Specification_MDD</txtDocumentName>
    <intProcessId xmlns="769b63a3-abd8-4f95-aeea-4aadc9fd5b4c">12327</intProcessId>
    <flgActive xmlns="769b63a3-abd8-4f95-aeea-4aadc9fd5b4c">Y</flgActive>
    <txtProcessName xmlns="769b63a3-abd8-4f95-aeea-4aadc9fd5b4c">System Requirement Process_MDD</txtProcessName>
    <IsDeleted xmlns="769b63a3-abd8-4f95-aeea-4aadc9fd5b4c">No</IsDeleted>
    <isRestricted xmlns="769b63a3-abd8-4f95-aeea-4aadc9fd5b4c">False</isRestricted>
    <ArtifactType xmlns="769b63a3-abd8-4f95-aeea-4aadc9fd5b4c">Template</ArtifactTyp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DD2A2-87DD-495D-B8DA-63C3AF441195}">
  <ds:schemaRefs>
    <ds:schemaRef ds:uri="http://schemas.microsoft.com/office/2006/metadata/longProperties"/>
  </ds:schemaRefs>
</ds:datastoreItem>
</file>

<file path=customXml/itemProps2.xml><?xml version="1.0" encoding="utf-8"?>
<ds:datastoreItem xmlns:ds="http://schemas.openxmlformats.org/officeDocument/2006/customXml" ds:itemID="{C97211D5-EE2F-4181-BAC0-4BDBCFDA7209}">
  <ds:schemaRefs>
    <ds:schemaRef ds:uri="http://schemas.microsoft.com/sharepoint/v3/contenttype/forms"/>
  </ds:schemaRefs>
</ds:datastoreItem>
</file>

<file path=customXml/itemProps3.xml><?xml version="1.0" encoding="utf-8"?>
<ds:datastoreItem xmlns:ds="http://schemas.openxmlformats.org/officeDocument/2006/customXml" ds:itemID="{E99FC77A-018D-423F-A230-495351DCD4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9b63a3-abd8-4f95-aeea-4aadc9fd5b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8CF9C9-E837-4AF4-BD94-7F9E1F1EA0E6}">
  <ds:schemaRefs>
    <ds:schemaRef ds:uri="http://schemas.microsoft.com/office/2006/metadata/properties"/>
    <ds:schemaRef ds:uri="http://schemas.microsoft.com/office/infopath/2007/PartnerControls"/>
    <ds:schemaRef ds:uri="769b63a3-abd8-4f95-aeea-4aadc9fd5b4c"/>
  </ds:schemaRefs>
</ds:datastoreItem>
</file>

<file path=customXml/itemProps5.xml><?xml version="1.0" encoding="utf-8"?>
<ds:datastoreItem xmlns:ds="http://schemas.openxmlformats.org/officeDocument/2006/customXml" ds:itemID="{76A7F954-A0DE-4CC3-9F72-5A6CABCEF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5704</TotalTime>
  <Pages>60</Pages>
  <Words>6805</Words>
  <Characters>38792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Template for SuperBot documents</vt:lpstr>
    </vt:vector>
  </TitlesOfParts>
  <Company>Infosys Technologies Limited</Company>
  <LinksUpToDate>false</LinksUpToDate>
  <CharactersWithSpaces>45506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SuperBot documents</dc:title>
  <dc:subject/>
  <dc:creator>AnanthKumar_S@infosys.com</dc:creator>
  <cp:keywords/>
  <dc:description/>
  <cp:lastModifiedBy>Adigopula Baby</cp:lastModifiedBy>
  <cp:revision>465</cp:revision>
  <cp:lastPrinted>2015-06-02T15:19:00Z</cp:lastPrinted>
  <dcterms:created xsi:type="dcterms:W3CDTF">2021-07-31T14:45:00Z</dcterms:created>
  <dcterms:modified xsi:type="dcterms:W3CDTF">2022-02-21T05:32:00Z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tifact Owner">
    <vt:lpwstr>K. S. Bijumone</vt:lpwstr>
  </property>
  <property fmtid="{D5CDD505-2E9C-101B-9397-08002B2CF9AE}" pid="3" name="Part Number">
    <vt:lpwstr>ADC/TMPL/DC/003</vt:lpwstr>
  </property>
  <property fmtid="{D5CDD505-2E9C-101B-9397-08002B2CF9AE}" pid="4" name="ContentTypeId">
    <vt:lpwstr>0x010100D4353A837AB29648844AC1C1DC3DE3ED</vt:lpwstr>
  </property>
  <property fmtid="{D5CDD505-2E9C-101B-9397-08002B2CF9AE}" pid="5" name="MSIP_Label_be4b3411-284d-4d31-bd4f-bc13ef7f1fd6_Enabled">
    <vt:lpwstr>True</vt:lpwstr>
  </property>
  <property fmtid="{D5CDD505-2E9C-101B-9397-08002B2CF9AE}" pid="6" name="MSIP_Label_be4b3411-284d-4d31-bd4f-bc13ef7f1fd6_SiteId">
    <vt:lpwstr>63ce7d59-2f3e-42cd-a8cc-be764cff5eb6</vt:lpwstr>
  </property>
  <property fmtid="{D5CDD505-2E9C-101B-9397-08002B2CF9AE}" pid="7" name="MSIP_Label_be4b3411-284d-4d31-bd4f-bc13ef7f1fd6_Owner">
    <vt:lpwstr>AnanthKumar_S@ad.infosys.com</vt:lpwstr>
  </property>
  <property fmtid="{D5CDD505-2E9C-101B-9397-08002B2CF9AE}" pid="8" name="MSIP_Label_be4b3411-284d-4d31-bd4f-bc13ef7f1fd6_SetDate">
    <vt:lpwstr>2021-08-19T09:43:08.8582363Z</vt:lpwstr>
  </property>
  <property fmtid="{D5CDD505-2E9C-101B-9397-08002B2CF9AE}" pid="9" name="MSIP_Label_be4b3411-284d-4d31-bd4f-bc13ef7f1fd6_Name">
    <vt:lpwstr>Internal</vt:lpwstr>
  </property>
  <property fmtid="{D5CDD505-2E9C-101B-9397-08002B2CF9AE}" pid="10" name="MSIP_Label_be4b3411-284d-4d31-bd4f-bc13ef7f1fd6_Application">
    <vt:lpwstr>Microsoft Azure Information Protection</vt:lpwstr>
  </property>
  <property fmtid="{D5CDD505-2E9C-101B-9397-08002B2CF9AE}" pid="11" name="MSIP_Label_be4b3411-284d-4d31-bd4f-bc13ef7f1fd6_ActionId">
    <vt:lpwstr>4d156f52-c892-44d8-b9df-4e4684ab4e5e</vt:lpwstr>
  </property>
  <property fmtid="{D5CDD505-2E9C-101B-9397-08002B2CF9AE}" pid="12" name="MSIP_Label_be4b3411-284d-4d31-bd4f-bc13ef7f1fd6_Extended_MSFT_Method">
    <vt:lpwstr>Manual</vt:lpwstr>
  </property>
  <property fmtid="{D5CDD505-2E9C-101B-9397-08002B2CF9AE}" pid="13" name="MSIP_Label_a0819fa7-4367-4500-ba88-dd630d977609_Enabled">
    <vt:lpwstr>true</vt:lpwstr>
  </property>
  <property fmtid="{D5CDD505-2E9C-101B-9397-08002B2CF9AE}" pid="14" name="MSIP_Label_a0819fa7-4367-4500-ba88-dd630d977609_SetDate">
    <vt:lpwstr>2022-02-17T01:38:52Z</vt:lpwstr>
  </property>
  <property fmtid="{D5CDD505-2E9C-101B-9397-08002B2CF9AE}" pid="15" name="MSIP_Label_a0819fa7-4367-4500-ba88-dd630d977609_Method">
    <vt:lpwstr>Privileged</vt:lpwstr>
  </property>
  <property fmtid="{D5CDD505-2E9C-101B-9397-08002B2CF9AE}" pid="16" name="MSIP_Label_a0819fa7-4367-4500-ba88-dd630d977609_Name">
    <vt:lpwstr>a0819fa7-4367-4500-ba88-dd630d977609</vt:lpwstr>
  </property>
  <property fmtid="{D5CDD505-2E9C-101B-9397-08002B2CF9AE}" pid="17" name="MSIP_Label_a0819fa7-4367-4500-ba88-dd630d977609_SiteId">
    <vt:lpwstr>63ce7d59-2f3e-42cd-a8cc-be764cff5eb6</vt:lpwstr>
  </property>
  <property fmtid="{D5CDD505-2E9C-101B-9397-08002B2CF9AE}" pid="18" name="MSIP_Label_a0819fa7-4367-4500-ba88-dd630d977609_ActionId">
    <vt:lpwstr>4d156f52-c892-44d8-b9df-4e4684ab4e5e</vt:lpwstr>
  </property>
  <property fmtid="{D5CDD505-2E9C-101B-9397-08002B2CF9AE}" pid="19" name="MSIP_Label_a0819fa7-4367-4500-ba88-dd630d977609_ContentBits">
    <vt:lpwstr>0</vt:lpwstr>
  </property>
</Properties>
</file>